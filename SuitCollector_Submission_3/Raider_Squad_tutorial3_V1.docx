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754CB" w:rsidP="00A754CB" w:rsidRDefault="753D6640" w14:paraId="736D213B" w14:textId="5FD9A0EF">
      <w:pPr>
        <w:pStyle w:val="Heading1"/>
        <w:numPr>
          <w:ilvl w:val="0"/>
          <w:numId w:val="3"/>
        </w:numPr>
      </w:pPr>
      <w:r>
        <w:t xml:space="preserve"> </w:t>
      </w:r>
      <w:r w:rsidR="00B00FE6">
        <w:t>Suit Collector</w:t>
      </w:r>
    </w:p>
    <w:p w:rsidRPr="00703638" w:rsidR="00353FCA" w:rsidRDefault="00AA1DDB" w14:paraId="0445CC89" w14:textId="0E665A57">
      <w:pPr>
        <w:rPr>
          <w:rFonts w:cs="Times New Roman"/>
        </w:rPr>
      </w:pPr>
      <w:r>
        <w:rPr>
          <w:rFonts w:cs="Times New Roman"/>
        </w:rPr>
        <w:t xml:space="preserve">In this tutorial we are going to </w:t>
      </w:r>
      <w:r w:rsidR="00377954">
        <w:rPr>
          <w:rFonts w:cs="Times New Roman"/>
        </w:rPr>
        <w:t>t</w:t>
      </w:r>
      <w:r w:rsidRPr="00344B4F" w:rsidR="00344B4F">
        <w:rPr>
          <w:rFonts w:cs="Times New Roman"/>
        </w:rPr>
        <w:t xml:space="preserve">rain an </w:t>
      </w:r>
      <w:ins w:author="James Ballari" w:date="2023-03-24T12:38:00Z" w:id="0">
        <w:r w:rsidR="000F59FE">
          <w:rPr>
            <w:rFonts w:cs="Times New Roman"/>
          </w:rPr>
          <w:t>a</w:t>
        </w:r>
      </w:ins>
      <w:del w:author="James Ballari" w:date="2023-03-24T12:38:00Z" w:id="1">
        <w:r w:rsidRPr="00344B4F" w:rsidDel="000F59FE" w:rsidR="00344B4F">
          <w:rPr>
            <w:rFonts w:cs="Times New Roman"/>
          </w:rPr>
          <w:delText>A</w:delText>
        </w:r>
      </w:del>
      <w:r w:rsidRPr="00344B4F" w:rsidR="00344B4F">
        <w:rPr>
          <w:rFonts w:cs="Times New Roman"/>
        </w:rPr>
        <w:t xml:space="preserve">gent to </w:t>
      </w:r>
      <w:ins w:author="James Ballari" w:date="2023-03-24T12:38:00Z" w:id="2">
        <w:r w:rsidR="000F59FE">
          <w:rPr>
            <w:rFonts w:cs="Times New Roman"/>
          </w:rPr>
          <w:t>p</w:t>
        </w:r>
      </w:ins>
      <w:del w:author="James Ballari" w:date="2023-03-24T12:38:00Z" w:id="3">
        <w:r w:rsidRPr="00344B4F" w:rsidDel="000F59FE" w:rsidR="00344B4F">
          <w:rPr>
            <w:rFonts w:cs="Times New Roman"/>
          </w:rPr>
          <w:delText>P</w:delText>
        </w:r>
      </w:del>
      <w:r w:rsidRPr="00344B4F" w:rsidR="00344B4F">
        <w:rPr>
          <w:rFonts w:cs="Times New Roman"/>
        </w:rPr>
        <w:t xml:space="preserve">lay </w:t>
      </w:r>
      <w:ins w:author="James Ballari" w:date="2023-03-24T12:37:00Z" w:id="4">
        <w:r w:rsidR="00C63994">
          <w:rPr>
            <w:rFonts w:cs="Times New Roman"/>
          </w:rPr>
          <w:t>‘</w:t>
        </w:r>
      </w:ins>
      <w:r w:rsidRPr="00344B4F" w:rsidR="00344B4F">
        <w:rPr>
          <w:rFonts w:cs="Times New Roman"/>
        </w:rPr>
        <w:t>Suit Collector</w:t>
      </w:r>
      <w:ins w:author="James Ballari" w:date="2023-03-24T12:37:00Z" w:id="5">
        <w:r w:rsidR="00C63994">
          <w:rPr>
            <w:rFonts w:cs="Times New Roman"/>
          </w:rPr>
          <w:t>’</w:t>
        </w:r>
      </w:ins>
      <w:r w:rsidRPr="00344B4F" w:rsidR="00344B4F">
        <w:rPr>
          <w:rFonts w:cs="Times New Roman"/>
        </w:rPr>
        <w:t xml:space="preserve"> game</w:t>
      </w:r>
      <w:r w:rsidR="00344B4F">
        <w:rPr>
          <w:rFonts w:cs="Times New Roman"/>
        </w:rPr>
        <w:t xml:space="preserve"> using Reinforcement Learning. </w:t>
      </w:r>
      <w:r w:rsidR="00377954">
        <w:rPr>
          <w:rFonts w:cs="Times New Roman"/>
        </w:rPr>
        <w:t xml:space="preserve">We will also learn how to create </w:t>
      </w:r>
      <w:r w:rsidR="001E1B95">
        <w:rPr>
          <w:rFonts w:cs="Times New Roman"/>
        </w:rPr>
        <w:t xml:space="preserve">a gymnasium </w:t>
      </w:r>
      <w:r w:rsidR="00967B5C">
        <w:rPr>
          <w:rFonts w:cs="Times New Roman"/>
        </w:rPr>
        <w:t>environment for the agen</w:t>
      </w:r>
      <w:r w:rsidR="00083C90">
        <w:rPr>
          <w:rFonts w:cs="Times New Roman"/>
        </w:rPr>
        <w:t xml:space="preserve">t. </w:t>
      </w:r>
      <w:r w:rsidR="007314DB">
        <w:rPr>
          <w:rFonts w:cs="Times New Roman"/>
        </w:rPr>
        <w:t xml:space="preserve">The problem is solved using </w:t>
      </w:r>
      <w:r w:rsidR="000679B2">
        <w:rPr>
          <w:rFonts w:cs="Times New Roman"/>
        </w:rPr>
        <w:t xml:space="preserve">Reinforcement Learning techniques such as </w:t>
      </w:r>
      <w:r w:rsidRPr="00F10C46" w:rsidR="00BA1581">
        <w:t>Deep Learning</w:t>
      </w:r>
      <w:r w:rsidR="00BA1581">
        <w:t xml:space="preserve">, </w:t>
      </w:r>
      <w:ins w:author="James Ballari" w:date="2023-03-24T12:37:00Z" w:id="6">
        <w:r w:rsidR="003D1D50">
          <w:t xml:space="preserve">Temporal Difference </w:t>
        </w:r>
      </w:ins>
      <w:r w:rsidR="00BA1581">
        <w:t xml:space="preserve">Q-learning algorithm, Double Q-Networks (DQN), Experience Replay, </w:t>
      </w:r>
      <w:ins w:author="James Ballari" w:date="2023-03-24T12:38:00Z" w:id="7">
        <w:r w:rsidR="000F59FE">
          <w:t>E</w:t>
        </w:r>
      </w:ins>
      <w:del w:author="James Ballari" w:date="2023-03-24T12:38:00Z" w:id="8">
        <w:r w:rsidDel="000F59FE" w:rsidR="00BA1581">
          <w:delText>e</w:delText>
        </w:r>
      </w:del>
      <w:r w:rsidR="00BA1581">
        <w:t>psilon-Greedy</w:t>
      </w:r>
      <w:r w:rsidR="0040289F">
        <w:t xml:space="preserve">. The tutorial covers how to implement these techniques </w:t>
      </w:r>
      <w:r w:rsidR="00CA5D61">
        <w:t>to train an agent. The tutorial also covers the background on what Suit Collector game is and how it’s played.</w:t>
      </w:r>
    </w:p>
    <w:p w:rsidR="00305F6C" w:rsidP="00305F6C" w:rsidRDefault="00A754CB" w14:paraId="14E0E21E" w14:textId="560CA334">
      <w:pPr>
        <w:pStyle w:val="Heading1"/>
        <w:numPr>
          <w:ilvl w:val="0"/>
          <w:numId w:val="3"/>
        </w:numPr>
      </w:pPr>
      <w:r>
        <w:t>Objective</w:t>
      </w:r>
      <w:r w:rsidR="00465C8F">
        <w:t>s</w:t>
      </w:r>
    </w:p>
    <w:p w:rsidRPr="0082177E" w:rsidR="0082177E" w:rsidP="0082177E" w:rsidRDefault="0082177E" w14:paraId="76FE9E51" w14:textId="1369FBAA">
      <w:r>
        <w:t>The objective</w:t>
      </w:r>
      <w:r w:rsidR="00E468F5">
        <w:t>s</w:t>
      </w:r>
      <w:r>
        <w:t xml:space="preserve"> of this tutorial </w:t>
      </w:r>
      <w:r w:rsidR="00E468F5">
        <w:t>are:</w:t>
      </w:r>
    </w:p>
    <w:p w:rsidRPr="00F10C46" w:rsidR="00F10C46" w:rsidP="00662244" w:rsidRDefault="0069590C" w14:paraId="2535B7B0" w14:textId="77777777">
      <w:pPr>
        <w:pStyle w:val="ListParagraph"/>
        <w:numPr>
          <w:ilvl w:val="0"/>
          <w:numId w:val="7"/>
        </w:numPr>
        <w:spacing w:line="240" w:lineRule="auto"/>
        <w:rPr>
          <w:rFonts w:asciiTheme="majorHAnsi" w:hAnsiTheme="majorHAnsi" w:eastAsiaTheme="majorEastAsia" w:cstheme="majorBidi"/>
          <w:sz w:val="32"/>
          <w:szCs w:val="32"/>
        </w:rPr>
      </w:pPr>
      <w:r w:rsidRPr="0069590C">
        <w:t xml:space="preserve">Understand the Suit Collector game, including the rules and objective of the game. </w:t>
      </w:r>
    </w:p>
    <w:p w:rsidRPr="00A161AA" w:rsidR="00A161AA" w:rsidP="00662244" w:rsidRDefault="00F10C46" w14:paraId="5E1AC0EB" w14:textId="7C83F18F">
      <w:pPr>
        <w:pStyle w:val="ListParagraph"/>
        <w:numPr>
          <w:ilvl w:val="0"/>
          <w:numId w:val="7"/>
        </w:numPr>
        <w:spacing w:line="240" w:lineRule="auto"/>
        <w:rPr>
          <w:rFonts w:asciiTheme="majorHAnsi" w:hAnsiTheme="majorHAnsi" w:eastAsiaTheme="majorEastAsia" w:cstheme="majorBidi"/>
          <w:sz w:val="32"/>
          <w:szCs w:val="32"/>
        </w:rPr>
      </w:pPr>
      <w:r w:rsidRPr="00F10C46">
        <w:t xml:space="preserve">Understand the concept of </w:t>
      </w:r>
      <w:r w:rsidRPr="00F10C46" w:rsidR="0077576E">
        <w:t>Deep Learning</w:t>
      </w:r>
      <w:r w:rsidR="0037273F">
        <w:t>,</w:t>
      </w:r>
      <w:r w:rsidR="0077576E">
        <w:t xml:space="preserve"> Q-learning algorithm</w:t>
      </w:r>
      <w:r w:rsidR="009B79CD">
        <w:t xml:space="preserve">, </w:t>
      </w:r>
      <w:r w:rsidR="002F60C0">
        <w:t>D</w:t>
      </w:r>
      <w:r w:rsidR="0077576E">
        <w:t>ouble</w:t>
      </w:r>
      <w:r w:rsidR="002F60C0">
        <w:t xml:space="preserve"> Q-Networks (DQN), </w:t>
      </w:r>
      <w:r w:rsidR="009B79CD">
        <w:t>Experience Replay</w:t>
      </w:r>
      <w:r w:rsidR="0077576E">
        <w:t xml:space="preserve">, </w:t>
      </w:r>
      <w:ins w:author="James Ballari" w:date="2023-03-24T12:39:00Z" w:id="9">
        <w:r w:rsidR="00C46756">
          <w:t>E</w:t>
        </w:r>
      </w:ins>
      <w:del w:author="James Ballari" w:date="2023-03-24T12:39:00Z" w:id="10">
        <w:r w:rsidDel="00C46756" w:rsidR="0077576E">
          <w:delText>e</w:delText>
        </w:r>
      </w:del>
      <w:r w:rsidR="0077576E">
        <w:t>psilon-Greedy</w:t>
      </w:r>
      <w:r w:rsidR="00F900CA">
        <w:t>, smart rewards</w:t>
      </w:r>
      <w:r w:rsidR="009B79CD">
        <w:t xml:space="preserve"> and how it can improve the training of a reinforcement learning agent.</w:t>
      </w:r>
    </w:p>
    <w:p w:rsidRPr="00932B94" w:rsidR="00932B94" w:rsidP="00662244" w:rsidRDefault="00DF4007" w14:paraId="6B259BF7" w14:textId="02DA4A21">
      <w:pPr>
        <w:pStyle w:val="ListParagraph"/>
        <w:numPr>
          <w:ilvl w:val="0"/>
          <w:numId w:val="7"/>
        </w:numPr>
        <w:spacing w:line="240" w:lineRule="auto"/>
        <w:rPr>
          <w:rFonts w:asciiTheme="majorHAnsi" w:hAnsiTheme="majorHAnsi" w:eastAsiaTheme="majorEastAsia" w:cstheme="majorBidi"/>
          <w:sz w:val="32"/>
          <w:szCs w:val="32"/>
        </w:rPr>
      </w:pPr>
      <w:r>
        <w:t xml:space="preserve">Understand the architecture of the </w:t>
      </w:r>
      <w:r w:rsidR="00B8254E">
        <w:t xml:space="preserve">Neural </w:t>
      </w:r>
      <w:r w:rsidR="00A8322B">
        <w:t>Network</w:t>
      </w:r>
      <w:r>
        <w:t xml:space="preserve"> used in the Suit Collector game</w:t>
      </w:r>
      <w:r w:rsidR="009E15BB">
        <w:t xml:space="preserve"> and </w:t>
      </w:r>
      <w:r w:rsidR="2317BF17">
        <w:t>its</w:t>
      </w:r>
      <w:r w:rsidR="0024755A">
        <w:t xml:space="preserve"> training process</w:t>
      </w:r>
      <w:r>
        <w:t>, including the input and output layers, the hidden layers, and the activation functions.</w:t>
      </w:r>
    </w:p>
    <w:p w:rsidRPr="004C4D54" w:rsidR="004C4D54" w:rsidP="00662244" w:rsidRDefault="004C4D54" w14:paraId="3722BAD9" w14:textId="2C100B55">
      <w:pPr>
        <w:pStyle w:val="ListParagraph"/>
        <w:numPr>
          <w:ilvl w:val="0"/>
          <w:numId w:val="7"/>
        </w:numPr>
        <w:spacing w:line="240" w:lineRule="auto"/>
        <w:rPr>
          <w:rFonts w:asciiTheme="majorHAnsi" w:hAnsiTheme="majorHAnsi" w:eastAsiaTheme="majorEastAsia" w:cstheme="majorBidi"/>
          <w:sz w:val="32"/>
          <w:szCs w:val="32"/>
        </w:rPr>
      </w:pPr>
      <w:r>
        <w:t>Be able to implement a basic version of the Suit Collector game using a reinforcement learning framework</w:t>
      </w:r>
      <w:ins w:author="James Ballari" w:date="2023-03-24T12:40:00Z" w:id="11">
        <w:r w:rsidR="001A3014">
          <w:t xml:space="preserve">, </w:t>
        </w:r>
      </w:ins>
      <w:del w:author="James Ballari" w:date="2023-03-24T12:39:00Z" w:id="12">
        <w:r w:rsidDel="00B050BD">
          <w:delText xml:space="preserve">, </w:delText>
        </w:r>
      </w:del>
      <w:r w:rsidR="00BC47B6">
        <w:t>gymnasium</w:t>
      </w:r>
      <w:r>
        <w:t>.</w:t>
      </w:r>
    </w:p>
    <w:p w:rsidRPr="00A161AA" w:rsidR="00A754CB" w:rsidP="00662244" w:rsidRDefault="0F72133F" w14:paraId="11912BE0" w14:textId="1231EBD6">
      <w:pPr>
        <w:pStyle w:val="ListParagraph"/>
        <w:numPr>
          <w:ilvl w:val="0"/>
          <w:numId w:val="7"/>
        </w:numPr>
        <w:spacing w:line="240" w:lineRule="auto"/>
        <w:rPr>
          <w:rFonts w:asciiTheme="majorHAnsi" w:hAnsiTheme="majorHAnsi" w:eastAsiaTheme="majorEastAsia" w:cstheme="majorBidi"/>
          <w:sz w:val="32"/>
          <w:szCs w:val="32"/>
        </w:rPr>
      </w:pPr>
      <w:r>
        <w:t xml:space="preserve">Be able to modify the hyperparameters of the </w:t>
      </w:r>
      <w:del w:author="James Ballari" w:date="2023-03-24T12:40:00Z" w:id="13">
        <w:r w:rsidDel="001337E3">
          <w:delText>DQN</w:delText>
        </w:r>
      </w:del>
      <w:ins w:author="James Ballari" w:date="2023-03-24T12:40:00Z" w:id="14">
        <w:r w:rsidR="001337E3">
          <w:t>training process</w:t>
        </w:r>
      </w:ins>
      <w:r>
        <w:t xml:space="preserve">, </w:t>
      </w:r>
      <w:del w:author="James Ballari" w:date="2023-03-24T12:41:00Z" w:id="15">
        <w:r w:rsidDel="00A03CC7">
          <w:delText>such as</w:delText>
        </w:r>
      </w:del>
      <w:ins w:author="James Ballari" w:date="2023-03-24T12:41:00Z" w:id="16">
        <w:r w:rsidR="00A03CC7">
          <w:t>like</w:t>
        </w:r>
      </w:ins>
      <w:r>
        <w:t xml:space="preserve"> the learning rate, discount factor, and epsilon-greedy exploration rate</w:t>
      </w:r>
      <w:ins w:author="James Ballari" w:date="2023-03-24T12:41:00Z" w:id="17">
        <w:r w:rsidR="002D36F5">
          <w:t xml:space="preserve">, </w:t>
        </w:r>
      </w:ins>
      <w:del w:author="James Ballari" w:date="2023-03-24T12:41:00Z" w:id="18">
        <w:r w:rsidDel="002D36F5">
          <w:delText>,</w:delText>
        </w:r>
      </w:del>
      <w:ins w:author="James Ballari" w:date="2023-03-24T12:41:00Z" w:id="19">
        <w:r w:rsidR="002D36F5">
          <w:t>r</w:t>
        </w:r>
      </w:ins>
      <w:ins w:author="James Ballari" w:date="2023-03-24T12:40:00Z" w:id="20">
        <w:r w:rsidR="001337E3">
          <w:t xml:space="preserve">eplay buffer </w:t>
        </w:r>
      </w:ins>
      <w:del w:author="James Ballari" w:date="2023-03-24T12:41:00Z" w:id="21">
        <w:r w:rsidDel="00BB4268">
          <w:delText xml:space="preserve"> and</w:delText>
        </w:r>
      </w:del>
      <w:ins w:author="James Ballari" w:date="2023-03-24T12:41:00Z" w:id="22">
        <w:r w:rsidR="00BB4268">
          <w:t>size, and</w:t>
        </w:r>
      </w:ins>
      <w:r>
        <w:t xml:space="preserve"> evaluate the agent's performance.</w:t>
      </w:r>
    </w:p>
    <w:p w:rsidR="00A754CB" w:rsidP="00B00FE6" w:rsidRDefault="00A754CB" w14:paraId="4111DB9F" w14:textId="6CE63DCB">
      <w:pPr>
        <w:pStyle w:val="Heading1"/>
        <w:numPr>
          <w:ilvl w:val="0"/>
          <w:numId w:val="3"/>
        </w:numPr>
      </w:pPr>
      <w:r>
        <w:t>Level</w:t>
      </w:r>
    </w:p>
    <w:p w:rsidR="00A754CB" w:rsidRDefault="00D37AE8" w14:paraId="57DD794C" w14:textId="2E9BDA52">
      <w:pPr>
        <w:rPr>
          <w:rFonts w:asciiTheme="majorHAnsi" w:hAnsiTheme="majorHAnsi" w:eastAsiaTheme="majorEastAsia" w:cstheme="majorBidi"/>
          <w:b/>
          <w:sz w:val="32"/>
          <w:szCs w:val="32"/>
        </w:rPr>
      </w:pPr>
      <w:r>
        <w:t xml:space="preserve">This </w:t>
      </w:r>
      <w:r w:rsidR="007845AD">
        <w:t xml:space="preserve">tutorial </w:t>
      </w:r>
      <w:r w:rsidR="00241DA0">
        <w:t xml:space="preserve">is </w:t>
      </w:r>
      <w:r w:rsidR="001C085B">
        <w:t xml:space="preserve">meant for </w:t>
      </w:r>
      <w:r w:rsidR="00395CE7">
        <w:t>graduate</w:t>
      </w:r>
      <w:r w:rsidR="001C085B">
        <w:t xml:space="preserve"> </w:t>
      </w:r>
      <w:r w:rsidR="00502431">
        <w:t xml:space="preserve">students </w:t>
      </w:r>
      <w:r w:rsidR="001E4EB8">
        <w:t>and i</w:t>
      </w:r>
      <w:r w:rsidR="00621F43">
        <w:t xml:space="preserve">s </w:t>
      </w:r>
      <w:r w:rsidR="00884F46">
        <w:t>a Hard level tutorial.</w:t>
      </w:r>
    </w:p>
    <w:p w:rsidR="00A754CB" w:rsidP="00B00FE6" w:rsidRDefault="00A754CB" w14:paraId="131377C3" w14:textId="00D16072">
      <w:pPr>
        <w:pStyle w:val="Heading1"/>
        <w:numPr>
          <w:ilvl w:val="0"/>
          <w:numId w:val="3"/>
        </w:numPr>
      </w:pPr>
      <w:r>
        <w:t>Background</w:t>
      </w:r>
    </w:p>
    <w:p w:rsidRPr="006E6676" w:rsidR="006E6676" w:rsidP="001B7853" w:rsidRDefault="001B7853" w14:paraId="7D486AC4" w14:textId="53A1D220">
      <w:pPr>
        <w:pStyle w:val="Heading2"/>
      </w:pPr>
      <w:r>
        <w:t>Suit Collector</w:t>
      </w:r>
      <w:r w:rsidR="00675C71">
        <w:t xml:space="preserve"> -</w:t>
      </w:r>
      <w:r>
        <w:t xml:space="preserve"> Game Background</w:t>
      </w:r>
      <w:r w:rsidR="00942A09">
        <w:t>:</w:t>
      </w:r>
    </w:p>
    <w:tbl>
      <w:tblPr>
        <w:tblStyle w:val="TableGrid"/>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948"/>
        <w:gridCol w:w="3251"/>
      </w:tblGrid>
      <w:tr w:rsidR="00456587" w:rsidTr="53DCA2D4" w14:paraId="45611D4E" w14:textId="77777777">
        <w:tc>
          <w:tcPr>
            <w:tcW w:w="6948" w:type="dxa"/>
            <w:tcMar/>
          </w:tcPr>
          <w:p w:rsidR="00456587" w:rsidP="00456587" w:rsidRDefault="00456587" w14:paraId="54293A43" w14:textId="5B6432CF">
            <w:r>
              <w:t>Suit Collector is a two player which requires 16 cards from a deck of playing cards which are Ace, Kin</w:t>
            </w:r>
            <w:r w:rsidR="00600FE1">
              <w:t>g</w:t>
            </w:r>
            <w:r>
              <w:t>, Queen, and Jack from each of the four suits’ namely, Club</w:t>
            </w:r>
            <w:r w:rsidR="001C4479">
              <w:t>s</w:t>
            </w:r>
            <w:r>
              <w:t xml:space="preserve">, Hearts, Spades and Diamonds. These 16 cards are shuffled and arranged in a 4x4 </w:t>
            </w:r>
            <w:r w:rsidR="00BC58AE">
              <w:t>g</w:t>
            </w:r>
            <w:r>
              <w:t>rid</w:t>
            </w:r>
            <w:r w:rsidR="00BC58AE">
              <w:t>.</w:t>
            </w:r>
            <w:r>
              <w:t xml:space="preserve"> </w:t>
            </w:r>
            <w:r w:rsidR="00BC58AE">
              <w:t>S</w:t>
            </w:r>
            <w:r>
              <w:t xml:space="preserve">ee </w:t>
            </w:r>
            <w:r w:rsidR="002851AB">
              <w:t>the image</w:t>
            </w:r>
            <w:r w:rsidR="00CE68A7">
              <w:t xml:space="preserve"> on right</w:t>
            </w:r>
            <w:r>
              <w:t xml:space="preserve"> for an example.</w:t>
            </w:r>
          </w:p>
          <w:p w:rsidR="00456587" w:rsidP="001B7853" w:rsidRDefault="00456587" w14:paraId="70FA0833" w14:textId="77777777"/>
        </w:tc>
        <w:tc>
          <w:tcPr>
            <w:tcW w:w="2402" w:type="dxa"/>
            <w:tcMar/>
          </w:tcPr>
          <w:p w:rsidR="00456587" w:rsidP="001B7853" w:rsidRDefault="15779058" w14:paraId="4319871C" w14:textId="1ABF098B">
            <w:r w:rsidR="15779058">
              <w:drawing>
                <wp:inline wp14:editId="7801FD63" wp14:anchorId="48F38DD9">
                  <wp:extent cx="1927367" cy="1372235"/>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65e64664eac54006">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l="36859" t="2641" r="13622" b="24719"/>
                          <a:stretch>
                            <a:fillRect/>
                          </a:stretch>
                        </pic:blipFill>
                        <pic:spPr>
                          <a:xfrm rot="0" flipH="0" flipV="0">
                            <a:off x="0" y="0"/>
                            <a:ext cx="1927367" cy="1372235"/>
                          </a:xfrm>
                          <a:prstGeom prst="rect">
                            <a:avLst/>
                          </a:prstGeom>
                        </pic:spPr>
                      </pic:pic>
                    </a:graphicData>
                  </a:graphic>
                </wp:inline>
              </w:drawing>
            </w:r>
          </w:p>
        </w:tc>
      </w:tr>
    </w:tbl>
    <w:p w:rsidR="001F6184" w:rsidP="7E963F51" w:rsidRDefault="00F5291C" w14:paraId="28BCEEDF" w14:textId="77777777">
      <w:r>
        <w:t>Then the two players take turn</w:t>
      </w:r>
      <w:r w:rsidR="0069170C">
        <w:t>s</w:t>
      </w:r>
      <w:r>
        <w:t xml:space="preserve"> playing </w:t>
      </w:r>
      <w:r w:rsidR="00D9712E">
        <w:t>the game</w:t>
      </w:r>
      <w:r w:rsidR="001F6184">
        <w:t xml:space="preserve"> such that:</w:t>
      </w:r>
    </w:p>
    <w:p w:rsidRPr="005133BF" w:rsidR="005133BF" w:rsidP="0026790F" w:rsidRDefault="001F6184" w14:paraId="2B23A437" w14:textId="77777777">
      <w:pPr>
        <w:pStyle w:val="ListParagraph"/>
        <w:numPr>
          <w:ilvl w:val="0"/>
          <w:numId w:val="7"/>
        </w:numPr>
        <w:spacing w:line="240" w:lineRule="auto"/>
        <w:rPr>
          <w:rFonts w:asciiTheme="majorHAnsi" w:hAnsiTheme="majorHAnsi" w:eastAsiaTheme="majorEastAsia" w:cstheme="majorBidi"/>
          <w:b/>
          <w:sz w:val="32"/>
          <w:szCs w:val="32"/>
        </w:rPr>
      </w:pPr>
      <w:r>
        <w:t>On</w:t>
      </w:r>
      <w:r w:rsidR="00195C6A">
        <w:t xml:space="preserve"> the first turn</w:t>
      </w:r>
      <w:r w:rsidR="005133BF">
        <w:t xml:space="preserve"> Player 1 picks a suit and then Player 2 picks a different suit.</w:t>
      </w:r>
    </w:p>
    <w:p w:rsidRPr="005133BF" w:rsidR="005133BF" w:rsidP="0026790F" w:rsidRDefault="00146634" w14:paraId="1BDFA507" w14:textId="206E927F">
      <w:pPr>
        <w:pStyle w:val="ListParagraph"/>
        <w:numPr>
          <w:ilvl w:val="0"/>
          <w:numId w:val="7"/>
        </w:numPr>
        <w:spacing w:line="240" w:lineRule="auto"/>
        <w:rPr>
          <w:rFonts w:asciiTheme="majorHAnsi" w:hAnsiTheme="majorHAnsi" w:eastAsiaTheme="majorEastAsia" w:cstheme="majorBidi"/>
          <w:b/>
          <w:bCs/>
          <w:sz w:val="32"/>
          <w:szCs w:val="32"/>
        </w:rPr>
      </w:pPr>
      <w:r>
        <w:t>In</w:t>
      </w:r>
      <w:r w:rsidR="00ED32FF">
        <w:t xml:space="preserve"> the following turns Player 1 first swaps two </w:t>
      </w:r>
      <w:r>
        <w:t xml:space="preserve">of the </w:t>
      </w:r>
      <w:r w:rsidR="002136F5">
        <w:t>neighboring cards</w:t>
      </w:r>
      <w:r>
        <w:t xml:space="preserve"> such that </w:t>
      </w:r>
      <w:r w:rsidR="2DFD42D6">
        <w:t>neither</w:t>
      </w:r>
      <w:r>
        <w:t xml:space="preserve"> of the cards </w:t>
      </w:r>
      <w:r w:rsidR="100387F2">
        <w:t xml:space="preserve">do </w:t>
      </w:r>
      <w:r>
        <w:t xml:space="preserve">belong to </w:t>
      </w:r>
      <w:r w:rsidR="00CF6F33">
        <w:t xml:space="preserve">the </w:t>
      </w:r>
      <w:r>
        <w:t xml:space="preserve">Player 2 </w:t>
      </w:r>
      <w:r w:rsidR="00CF6F33">
        <w:t>s</w:t>
      </w:r>
      <w:r>
        <w:t xml:space="preserve">uit, Followed by Player 2 swapping two neighboring cards such that </w:t>
      </w:r>
      <w:r w:rsidR="00DD58C1">
        <w:t xml:space="preserve">they </w:t>
      </w:r>
      <w:r w:rsidR="0E491624">
        <w:t xml:space="preserve">do </w:t>
      </w:r>
      <w:r w:rsidR="00DD58C1">
        <w:t>belong to player 1</w:t>
      </w:r>
      <w:r w:rsidR="00CF6F33">
        <w:t>s suit</w:t>
      </w:r>
      <w:r w:rsidR="00DD58C1">
        <w:t>.</w:t>
      </w:r>
    </w:p>
    <w:p w:rsidRPr="005133BF" w:rsidR="008F3438" w:rsidP="0026790F" w:rsidRDefault="008F3438" w14:paraId="1C26D517" w14:textId="3F95A8E7">
      <w:pPr>
        <w:pStyle w:val="ListParagraph"/>
        <w:numPr>
          <w:ilvl w:val="0"/>
          <w:numId w:val="7"/>
        </w:numPr>
        <w:spacing w:line="240" w:lineRule="auto"/>
        <w:rPr>
          <w:rFonts w:asciiTheme="majorHAnsi" w:hAnsiTheme="majorHAnsi" w:eastAsiaTheme="majorEastAsia" w:cstheme="majorBidi"/>
          <w:b/>
          <w:sz w:val="32"/>
          <w:szCs w:val="32"/>
        </w:rPr>
      </w:pPr>
      <w:r>
        <w:t xml:space="preserve">The </w:t>
      </w:r>
      <w:r w:rsidR="00810EC8">
        <w:t>g</w:t>
      </w:r>
      <w:r>
        <w:t xml:space="preserve">ame ends with player 1 </w:t>
      </w:r>
      <w:r w:rsidR="00157F7B">
        <w:t xml:space="preserve">winning </w:t>
      </w:r>
      <w:r>
        <w:t xml:space="preserve">if after his turn </w:t>
      </w:r>
      <w:r w:rsidR="0009525C">
        <w:t>all</w:t>
      </w:r>
      <w:r w:rsidR="006B4740">
        <w:t xml:space="preserve"> the cards of his</w:t>
      </w:r>
      <w:r>
        <w:t xml:space="preserve"> suit are arranged </w:t>
      </w:r>
      <w:r w:rsidR="00157F7B">
        <w:t xml:space="preserve">with </w:t>
      </w:r>
      <w:r w:rsidR="006B4740">
        <w:t>Ace, King, Queen</w:t>
      </w:r>
      <w:r w:rsidR="00081B28">
        <w:t>,</w:t>
      </w:r>
      <w:r w:rsidR="006B4740">
        <w:t xml:space="preserve"> and Jack</w:t>
      </w:r>
      <w:r w:rsidR="00DD40F4">
        <w:t xml:space="preserve"> in that order </w:t>
      </w:r>
      <w:r w:rsidR="00C24089">
        <w:t>(</w:t>
      </w:r>
      <w:r w:rsidR="00CA2272">
        <w:t>or reversed)</w:t>
      </w:r>
      <w:r w:rsidR="00DD40F4">
        <w:t xml:space="preserve"> </w:t>
      </w:r>
      <w:r w:rsidR="00081D62">
        <w:t>in a single</w:t>
      </w:r>
      <w:r w:rsidR="000F4F4D">
        <w:t>(same)</w:t>
      </w:r>
      <w:r w:rsidR="00081D62">
        <w:t xml:space="preserve"> row, col</w:t>
      </w:r>
      <w:r w:rsidR="00283617">
        <w:t>umn</w:t>
      </w:r>
      <w:r w:rsidR="00C24089">
        <w:t>,</w:t>
      </w:r>
      <w:r w:rsidR="00B04441">
        <w:t xml:space="preserve"> or diagonal</w:t>
      </w:r>
      <w:r w:rsidR="00447ED8">
        <w:t xml:space="preserve"> o</w:t>
      </w:r>
      <w:r w:rsidR="00C24089">
        <w:t>r by player 2 winning if after his turn all the cards of his suit are arranged with Ace, King, Queen, and Jack are in that order (or reversed) in a single(same) row, column, or diagonal.</w:t>
      </w:r>
    </w:p>
    <w:p w:rsidR="00B83510" w:rsidP="0026790F" w:rsidRDefault="00632C29" w14:paraId="5E833D75" w14:textId="6A619D2E">
      <w:pPr>
        <w:pStyle w:val="ListParagraph"/>
        <w:numPr>
          <w:ilvl w:val="0"/>
          <w:numId w:val="7"/>
        </w:numPr>
        <w:spacing w:line="240" w:lineRule="auto"/>
        <w:rPr>
          <w:rFonts w:asciiTheme="majorHAnsi" w:hAnsiTheme="majorHAnsi" w:eastAsiaTheme="majorEastAsia" w:cstheme="majorBidi"/>
          <w:b/>
          <w:sz w:val="32"/>
          <w:szCs w:val="32"/>
        </w:rPr>
      </w:pPr>
      <w:r>
        <w:t xml:space="preserve">After </w:t>
      </w:r>
      <w:r w:rsidR="0011795F">
        <w:t xml:space="preserve">‘N’ number of turns if the game is still undecided then it </w:t>
      </w:r>
      <w:r w:rsidR="00945A9C">
        <w:t>can be</w:t>
      </w:r>
      <w:r w:rsidR="0011795F">
        <w:t xml:space="preserve"> considered as </w:t>
      </w:r>
      <w:r w:rsidR="00EC425F">
        <w:t xml:space="preserve">a </w:t>
      </w:r>
      <w:r w:rsidR="0011795F">
        <w:t>draw.</w:t>
      </w:r>
    </w:p>
    <w:p w:rsidR="00E471E3" w:rsidP="00E471E3" w:rsidRDefault="00B83510" w14:paraId="476EE8BA" w14:textId="77777777">
      <w:pPr>
        <w:pStyle w:val="Heading2"/>
      </w:pPr>
      <w:r>
        <w:t>Game Analysis</w:t>
      </w:r>
      <w:r w:rsidR="00E471E3">
        <w:t>:</w:t>
      </w:r>
    </w:p>
    <w:p w:rsidR="0065777A" w:rsidP="00540134" w:rsidRDefault="0065777A" w14:paraId="119F4873" w14:textId="77777777">
      <w:pPr>
        <w:pStyle w:val="Heading3"/>
      </w:pPr>
      <w:r>
        <w:t>State Space:</w:t>
      </w:r>
    </w:p>
    <w:p w:rsidR="009A05F9" w:rsidP="478A134B" w:rsidRDefault="00B27502" w14:paraId="2854D544" w14:textId="0AD8C37D">
      <w:pPr>
        <w:rPr>
          <w:rFonts w:eastAsiaTheme="minorEastAsia"/>
        </w:rPr>
      </w:pPr>
      <w:r>
        <w:t xml:space="preserve">Since there are 16 cards and each player can pick a </w:t>
      </w:r>
      <w:r w:rsidR="00407DBE">
        <w:t>s</w:t>
      </w:r>
      <w:r>
        <w:t>uit</w:t>
      </w:r>
      <w:r w:rsidR="00691695">
        <w:t xml:space="preserve"> in the game</w:t>
      </w:r>
      <w:r w:rsidR="00B06CCB">
        <w:t xml:space="preserve">, </w:t>
      </w:r>
      <w:r w:rsidR="00472113">
        <w:t xml:space="preserve">and to represent the state </w:t>
      </w:r>
      <w:r w:rsidR="00C842A5">
        <w:t>of the game at any given time ‘t’,</w:t>
      </w:r>
      <w:r w:rsidR="00472113">
        <w:t xml:space="preserve"> we need to </w:t>
      </w:r>
      <w:r w:rsidR="001861B2">
        <w:t xml:space="preserve">know the board position </w:t>
      </w:r>
      <w:r w:rsidR="00C701F3">
        <w:t>and</w:t>
      </w:r>
      <w:r w:rsidR="001861B2">
        <w:t xml:space="preserve"> the suits picked by each player so therefore in total we have</w:t>
      </w:r>
      <w:r w:rsidR="00472113">
        <w:t xml:space="preserve"> </w:t>
      </w:r>
      <w:r w:rsidR="00DE4E92">
        <w:t xml:space="preserve"> </w:t>
      </w:r>
      <m:oMath>
        <m:r>
          <w:rPr>
            <w:rFonts w:ascii="Cambria Math" w:hAnsi="Cambria Math"/>
          </w:rPr>
          <m:t>16!*</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+1</m:t>
            </m:r>
          </m:e>
        </m:d>
        <m:r>
          <w:rPr>
            <w:rFonts w:ascii="Cambria Math" w:hAnsi="Cambria Math" w:eastAsiaTheme="minorEastAsia"/>
          </w:rPr>
          <m:t xml:space="preserve">= 271,996,268,544,000 </m:t>
        </m:r>
      </m:oMath>
      <w:r w:rsidRPr="478A134B" w:rsidR="00DE4E92">
        <w:rPr>
          <w:rFonts w:eastAsiaTheme="minorEastAsia"/>
          <w:i/>
          <w:iCs/>
        </w:rPr>
        <w:t xml:space="preserve">, </w:t>
      </w:r>
      <w:r w:rsidRPr="478A134B" w:rsidR="00651C7D">
        <w:rPr>
          <w:rFonts w:eastAsiaTheme="minorEastAsia"/>
          <w:i/>
          <w:iCs/>
        </w:rPr>
        <w:t>“</w:t>
      </w:r>
      <w:r w:rsidRPr="478A134B" w:rsidR="00157F53">
        <w:rPr>
          <w:rFonts w:eastAsiaTheme="minorEastAsia"/>
          <w:i/>
          <w:iCs/>
        </w:rPr>
        <w:t>271 trillion 996 billion 268 million 544 thousand</w:t>
      </w:r>
      <w:r w:rsidRPr="478A134B" w:rsidR="00651C7D">
        <w:rPr>
          <w:rFonts w:eastAsiaTheme="minorEastAsia"/>
          <w:i/>
          <w:iCs/>
        </w:rPr>
        <w:t>”</w:t>
      </w:r>
      <w:r w:rsidRPr="478A134B" w:rsidR="00651C7D">
        <w:rPr>
          <w:rFonts w:eastAsiaTheme="minorEastAsia"/>
        </w:rPr>
        <w:t xml:space="preserve"> </w:t>
      </w:r>
      <w:r w:rsidRPr="478A134B" w:rsidR="00200A8F">
        <w:rPr>
          <w:rFonts w:eastAsiaTheme="minorEastAsia"/>
        </w:rPr>
        <w:t xml:space="preserve">number of states. </w:t>
      </w:r>
      <w:r w:rsidRPr="478A134B" w:rsidR="007D6F1D">
        <w:rPr>
          <w:rFonts w:eastAsiaTheme="minorEastAsia"/>
        </w:rPr>
        <w:t xml:space="preserve">Which can be represented by </w:t>
      </w:r>
      <w:r w:rsidRPr="478A134B" w:rsidR="002932EC">
        <w:rPr>
          <w:rFonts w:eastAsiaTheme="minorEastAsia"/>
        </w:rPr>
        <w:t>18 Positions, where the first 16 represents the card value at each position</w:t>
      </w:r>
      <w:r w:rsidRPr="478A134B" w:rsidR="001B66E0">
        <w:rPr>
          <w:rFonts w:eastAsiaTheme="minorEastAsia"/>
        </w:rPr>
        <w:t xml:space="preserve"> in a 4x4 </w:t>
      </w:r>
      <w:r w:rsidR="00407DBE">
        <w:rPr>
          <w:rFonts w:eastAsiaTheme="minorEastAsia"/>
        </w:rPr>
        <w:t>g</w:t>
      </w:r>
      <w:r w:rsidRPr="478A134B" w:rsidR="001B66E0">
        <w:rPr>
          <w:rFonts w:eastAsiaTheme="minorEastAsia"/>
        </w:rPr>
        <w:t>rid,</w:t>
      </w:r>
      <w:r w:rsidRPr="478A134B" w:rsidR="00A348B4">
        <w:rPr>
          <w:rFonts w:eastAsiaTheme="minorEastAsia"/>
        </w:rPr>
        <w:t xml:space="preserve"> and the next two represent the chosen suit</w:t>
      </w:r>
      <w:r w:rsidR="00EF7091">
        <w:rPr>
          <w:rFonts w:eastAsiaTheme="minorEastAsia"/>
        </w:rPr>
        <w:t xml:space="preserve"> of the players</w:t>
      </w:r>
      <w:r w:rsidRPr="478A134B" w:rsidR="001B66E0">
        <w:rPr>
          <w:rFonts w:eastAsiaTheme="minorEastAsia"/>
        </w:rPr>
        <w:t xml:space="preserve">. The </w:t>
      </w:r>
      <w:r w:rsidR="00407DBE">
        <w:rPr>
          <w:rFonts w:eastAsiaTheme="minorEastAsia"/>
        </w:rPr>
        <w:t>c</w:t>
      </w:r>
      <w:r w:rsidRPr="478A134B" w:rsidR="001B66E0">
        <w:rPr>
          <w:rFonts w:eastAsiaTheme="minorEastAsia"/>
        </w:rPr>
        <w:t>ard values require 4 bits of memory to store efficiently, as there are 16 different cards. The chosen suit requires 3 bits of memory</w:t>
      </w:r>
      <w:r w:rsidRPr="478A134B" w:rsidR="001B463D">
        <w:rPr>
          <w:rFonts w:eastAsiaTheme="minorEastAsia"/>
        </w:rPr>
        <w:t>,</w:t>
      </w:r>
      <w:r w:rsidRPr="478A134B" w:rsidR="001B66E0">
        <w:rPr>
          <w:rFonts w:eastAsiaTheme="minorEastAsia"/>
        </w:rPr>
        <w:t xml:space="preserve"> </w:t>
      </w:r>
      <w:r w:rsidRPr="478A134B" w:rsidR="00386186">
        <w:rPr>
          <w:rFonts w:eastAsiaTheme="minorEastAsia"/>
        </w:rPr>
        <w:t xml:space="preserve">as there are 4 </w:t>
      </w:r>
      <w:r w:rsidRPr="478A134B" w:rsidR="00DD1BDC">
        <w:rPr>
          <w:rFonts w:eastAsiaTheme="minorEastAsia"/>
        </w:rPr>
        <w:t>s</w:t>
      </w:r>
      <w:r w:rsidRPr="478A134B" w:rsidR="00386186">
        <w:rPr>
          <w:rFonts w:eastAsiaTheme="minorEastAsia"/>
        </w:rPr>
        <w:t>uits</w:t>
      </w:r>
      <w:r w:rsidRPr="478A134B" w:rsidR="00DD1BDC">
        <w:rPr>
          <w:rFonts w:eastAsiaTheme="minorEastAsia"/>
        </w:rPr>
        <w:t xml:space="preserve"> </w:t>
      </w:r>
      <w:r w:rsidRPr="478A134B" w:rsidR="001B463D">
        <w:rPr>
          <w:rFonts w:eastAsiaTheme="minorEastAsia"/>
        </w:rPr>
        <w:t>(which require 2 bits to represent)</w:t>
      </w:r>
      <w:r w:rsidRPr="478A134B" w:rsidR="00386186">
        <w:rPr>
          <w:rFonts w:eastAsiaTheme="minorEastAsia"/>
        </w:rPr>
        <w:t xml:space="preserve"> and 1 </w:t>
      </w:r>
      <w:r w:rsidR="00D86592">
        <w:rPr>
          <w:rFonts w:eastAsiaTheme="minorEastAsia"/>
        </w:rPr>
        <w:t xml:space="preserve">more </w:t>
      </w:r>
      <w:r w:rsidRPr="478A134B" w:rsidR="001B463D">
        <w:rPr>
          <w:rFonts w:eastAsiaTheme="minorEastAsia"/>
        </w:rPr>
        <w:t xml:space="preserve">option </w:t>
      </w:r>
      <w:r w:rsidRPr="478A134B" w:rsidR="00386186">
        <w:rPr>
          <w:rFonts w:eastAsiaTheme="minorEastAsia"/>
        </w:rPr>
        <w:t xml:space="preserve">to </w:t>
      </w:r>
      <w:r w:rsidRPr="478A134B" w:rsidR="001B463D">
        <w:rPr>
          <w:rFonts w:eastAsiaTheme="minorEastAsia"/>
        </w:rPr>
        <w:t>for</w:t>
      </w:r>
      <w:r w:rsidRPr="478A134B" w:rsidR="00386186">
        <w:rPr>
          <w:rFonts w:eastAsiaTheme="minorEastAsia"/>
        </w:rPr>
        <w:t xml:space="preserve"> the states where a player has not yet chosen a s</w:t>
      </w:r>
      <w:r w:rsidRPr="478A134B" w:rsidR="001B463D">
        <w:rPr>
          <w:rFonts w:eastAsiaTheme="minorEastAsia"/>
        </w:rPr>
        <w:t>uit</w:t>
      </w:r>
      <w:r w:rsidRPr="478A134B" w:rsidR="00E77430">
        <w:rPr>
          <w:rFonts w:eastAsiaTheme="minorEastAsia"/>
        </w:rPr>
        <w:t xml:space="preserve"> </w:t>
      </w:r>
      <w:r w:rsidRPr="478A134B" w:rsidR="001B463D">
        <w:rPr>
          <w:rFonts w:eastAsiaTheme="minorEastAsia"/>
        </w:rPr>
        <w:t>(Since the agent can go first</w:t>
      </w:r>
      <w:r w:rsidRPr="478A134B" w:rsidR="009D2494">
        <w:rPr>
          <w:rFonts w:eastAsiaTheme="minorEastAsia"/>
        </w:rPr>
        <w:t xml:space="preserve"> at which point the chosen suit for player 2 is </w:t>
      </w:r>
      <w:r w:rsidRPr="478A134B" w:rsidR="00C60016">
        <w:rPr>
          <w:rFonts w:eastAsiaTheme="minorEastAsia"/>
        </w:rPr>
        <w:t>undecided or</w:t>
      </w:r>
      <w:r w:rsidRPr="478A134B" w:rsidR="009D2494">
        <w:rPr>
          <w:rFonts w:eastAsiaTheme="minorEastAsia"/>
        </w:rPr>
        <w:t xml:space="preserve"> go second at which point the opponent suit is given</w:t>
      </w:r>
      <w:r w:rsidRPr="478A134B" w:rsidR="001B463D">
        <w:rPr>
          <w:rFonts w:eastAsiaTheme="minorEastAsia"/>
        </w:rPr>
        <w:t>)</w:t>
      </w:r>
      <w:r w:rsidRPr="478A134B" w:rsidR="00386186">
        <w:rPr>
          <w:rFonts w:eastAsiaTheme="minorEastAsia"/>
        </w:rPr>
        <w:t xml:space="preserve">. </w:t>
      </w:r>
      <w:r w:rsidRPr="478A134B" w:rsidR="00AB7798">
        <w:rPr>
          <w:rFonts w:eastAsiaTheme="minorEastAsia"/>
        </w:rPr>
        <w:t>Therefore,</w:t>
      </w:r>
      <w:r w:rsidRPr="478A134B" w:rsidR="00386186">
        <w:rPr>
          <w:rFonts w:eastAsiaTheme="minorEastAsia"/>
        </w:rPr>
        <w:t xml:space="preserve"> a state can be represented efficiently in </w:t>
      </w:r>
      <m:oMath>
        <m:r>
          <w:rPr>
            <w:rFonts w:ascii="Cambria Math" w:hAnsi="Cambria Math" w:eastAsiaTheme="minorEastAsia"/>
          </w:rPr>
          <m:t>(16*4)+</m:t>
        </m:r>
      </m:oMath>
      <w:r w:rsidRPr="478A134B" w:rsidR="00CE5452">
        <w:rPr>
          <w:rFonts w:eastAsiaTheme="minorEastAsia"/>
        </w:rPr>
        <w:t xml:space="preserve"> 3 </w:t>
      </w:r>
      <w:r w:rsidRPr="478A134B" w:rsidR="0055482A">
        <w:rPr>
          <w:rFonts w:eastAsiaTheme="minorEastAsia"/>
        </w:rPr>
        <w:t xml:space="preserve">= </w:t>
      </w:r>
      <w:r w:rsidRPr="478A134B" w:rsidR="00477318">
        <w:rPr>
          <w:rFonts w:eastAsiaTheme="minorEastAsia"/>
        </w:rPr>
        <w:t>67</w:t>
      </w:r>
      <w:r w:rsidRPr="478A134B" w:rsidR="00386186">
        <w:rPr>
          <w:rFonts w:eastAsiaTheme="minorEastAsia"/>
        </w:rPr>
        <w:t xml:space="preserve"> bits of memory.</w:t>
      </w:r>
    </w:p>
    <w:p w:rsidR="005E3FB0" w:rsidP="00540134" w:rsidRDefault="00A35BA7" w14:paraId="7E225F9C" w14:textId="2319C125">
      <w:pPr>
        <w:pStyle w:val="Heading3"/>
      </w:pPr>
      <w:r>
        <w:t>Action Space:</w:t>
      </w:r>
    </w:p>
    <w:p w:rsidR="005E3FB0" w:rsidP="005E3FB0" w:rsidRDefault="005E3FB0" w14:paraId="1162AF6C" w14:textId="23301018">
      <w:r>
        <w:t xml:space="preserve">At the beginning of the game, each player picks a </w:t>
      </w:r>
      <w:r w:rsidR="00725B39">
        <w:t>s</w:t>
      </w:r>
      <w:r w:rsidR="00F2253F">
        <w:t xml:space="preserve">uit, and there are 4 </w:t>
      </w:r>
      <w:r w:rsidR="00725B39">
        <w:t>s</w:t>
      </w:r>
      <w:r w:rsidR="00F2253F">
        <w:t xml:space="preserve">uits, therefore, </w:t>
      </w:r>
      <w:r w:rsidR="00294114">
        <w:t xml:space="preserve">the action space can include 4 actions one for picking each of the suit, namely Clubs, Hearts, Spades, and Diamonds. </w:t>
      </w:r>
    </w:p>
    <w:tbl>
      <w:tblPr>
        <w:tblStyle w:val="TableGrid"/>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
        <w:gridCol w:w="3060"/>
        <w:gridCol w:w="3722"/>
        <w:gridCol w:w="3962"/>
        <w:gridCol w:w="52"/>
      </w:tblGrid>
      <w:tr w:rsidR="007F24B1" w:rsidTr="00D00785" w14:paraId="431F4670" w14:textId="77777777">
        <w:trPr>
          <w:gridAfter w:val="1"/>
          <w:wAfter w:w="52" w:type="dxa"/>
        </w:trPr>
        <w:tc>
          <w:tcPr>
            <w:tcW w:w="6800" w:type="dxa"/>
            <w:gridSpan w:val="3"/>
          </w:tcPr>
          <w:p w:rsidR="00F3525E" w:rsidP="00F3525E" w:rsidRDefault="00F3525E" w14:paraId="57540CFB" w14:textId="21ADD64E">
            <w:r>
              <w:t xml:space="preserve">After picking the </w:t>
            </w:r>
            <w:r w:rsidR="00725B39">
              <w:t>s</w:t>
            </w:r>
            <w:r>
              <w:t xml:space="preserve">uit, the card can be swapped by any of its neighboring cards, meaning, it can be swapped with any of the card that it is surrounded by, in this game a card can be surrounded by a maximum of 8 cards. However, the card on the corner of the 4x4 grid is surrounded by 3 cards, and the card on the edge of the board is surrounded by 5 cards, as shown in the diagram on the </w:t>
            </w:r>
            <w:r w:rsidR="00725B39">
              <w:t>r</w:t>
            </w:r>
            <w:r>
              <w:t>ight.</w:t>
            </w:r>
          </w:p>
          <w:p w:rsidR="00F3525E" w:rsidP="005E3FB0" w:rsidRDefault="00F3525E" w14:paraId="1C3743F5" w14:textId="77777777"/>
        </w:tc>
        <w:tc>
          <w:tcPr>
            <w:tcW w:w="3962" w:type="dxa"/>
          </w:tcPr>
          <w:p w:rsidR="00F3525E" w:rsidP="005E3FB0" w:rsidRDefault="00F3525E" w14:paraId="0F36C48E" w14:textId="77149267">
            <w:r>
              <w:rPr>
                <w:noProof/>
              </w:rPr>
              <w:drawing>
                <wp:inline distT="0" distB="0" distL="0" distR="0" wp14:anchorId="6B417652" wp14:editId="01E5087E">
                  <wp:extent cx="1536878" cy="1219200"/>
                  <wp:effectExtent l="0" t="0" r="635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12"/>
                          <a:srcRect l="30176" t="7715" r="13114" b="12307"/>
                          <a:stretch/>
                        </pic:blipFill>
                        <pic:spPr bwMode="auto">
                          <a:xfrm>
                            <a:off x="0" y="0"/>
                            <a:ext cx="1610006" cy="1277213"/>
                          </a:xfrm>
                          <a:prstGeom prst="rect">
                            <a:avLst/>
                          </a:prstGeom>
                          <a:ln>
                            <a:noFill/>
                          </a:ln>
                          <a:extLst>
                            <a:ext uri="{53640926-AAD7-44D8-BBD7-CCE9431645EC}">
                              <a14:shadowObscured xmlns:a14="http://schemas.microsoft.com/office/drawing/2010/main"/>
                            </a:ext>
                          </a:extLst>
                        </pic:spPr>
                      </pic:pic>
                    </a:graphicData>
                  </a:graphic>
                </wp:inline>
              </w:drawing>
            </w:r>
          </w:p>
        </w:tc>
      </w:tr>
      <w:tr w:rsidR="002C7C4F" w:rsidTr="00D00785" w14:paraId="3A168750" w14:textId="77777777">
        <w:trPr>
          <w:gridAfter w:val="1"/>
          <w:wAfter w:w="52" w:type="dxa"/>
        </w:trPr>
        <w:tc>
          <w:tcPr>
            <w:tcW w:w="6800" w:type="dxa"/>
            <w:gridSpan w:val="3"/>
          </w:tcPr>
          <w:p w:rsidR="00D21240" w:rsidP="00701A8B" w:rsidRDefault="00D21240" w14:paraId="116E6832" w14:textId="5BA7AD32">
            <w:r>
              <w:t>However, we know that if cards ‘A’ and ‘B’ are</w:t>
            </w:r>
            <w:r w:rsidR="00936C3A">
              <w:t xml:space="preserve"> neighbors </w:t>
            </w:r>
            <w:r>
              <w:t>then swapping ‘A’ with ‘B’ or ‘B’ with ‘A’ will result in the same state, therefore we can reduce the total number of actions to 42 by removing redu</w:t>
            </w:r>
            <w:r w:rsidR="004263A3">
              <w:t>nd</w:t>
            </w:r>
            <w:r>
              <w:t xml:space="preserve">ant actions from the left corner of the </w:t>
            </w:r>
            <w:r w:rsidR="009B4CDD">
              <w:t>g</w:t>
            </w:r>
            <w:r>
              <w:t>rid to the right</w:t>
            </w:r>
            <w:r w:rsidR="00D64FD1">
              <w:t xml:space="preserve"> w</w:t>
            </w:r>
            <w:r w:rsidR="001B60C2">
              <w:t>hich is shown on the right.</w:t>
            </w:r>
            <w:r w:rsidR="002F359B">
              <w:t xml:space="preserve"> </w:t>
            </w:r>
            <w:r w:rsidR="006F453E">
              <w:t>Each action</w:t>
            </w:r>
            <w:r>
              <w:t xml:space="preserve"> is a floating-point number which requires 32 bits for accuracy. </w:t>
            </w:r>
          </w:p>
        </w:tc>
        <w:tc>
          <w:tcPr>
            <w:tcW w:w="3962" w:type="dxa"/>
          </w:tcPr>
          <w:p w:rsidR="00D21240" w:rsidP="00701A8B" w:rsidRDefault="00D21240" w14:paraId="539FF212" w14:textId="26D5A47C">
            <w:r>
              <w:rPr>
                <w:noProof/>
              </w:rPr>
              <w:drawing>
                <wp:inline distT="0" distB="0" distL="0" distR="0" wp14:anchorId="6D13F0E7" wp14:editId="7A53D5E8">
                  <wp:extent cx="1533525" cy="118401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3"/>
                          <a:srcRect l="26036" t="10348" r="15582" b="9516"/>
                          <a:stretch/>
                        </pic:blipFill>
                        <pic:spPr bwMode="auto">
                          <a:xfrm>
                            <a:off x="0" y="0"/>
                            <a:ext cx="1581457" cy="1221021"/>
                          </a:xfrm>
                          <a:prstGeom prst="rect">
                            <a:avLst/>
                          </a:prstGeom>
                          <a:ln>
                            <a:noFill/>
                          </a:ln>
                          <a:extLst>
                            <a:ext uri="{53640926-AAD7-44D8-BBD7-CCE9431645EC}">
                              <a14:shadowObscured xmlns:a14="http://schemas.microsoft.com/office/drawing/2010/main"/>
                            </a:ext>
                          </a:extLst>
                        </pic:spPr>
                      </pic:pic>
                    </a:graphicData>
                  </a:graphic>
                </wp:inline>
              </w:drawing>
            </w:r>
          </w:p>
        </w:tc>
      </w:tr>
      <w:tr w:rsidR="002C7C4F" w:rsidTr="00646265" w14:paraId="11FF1038" w14:textId="77777777">
        <w:trPr>
          <w:gridBefore w:val="1"/>
          <w:wBefore w:w="18" w:type="dxa"/>
        </w:trPr>
        <w:tc>
          <w:tcPr>
            <w:tcW w:w="3060" w:type="dxa"/>
          </w:tcPr>
          <w:p w:rsidR="006F0C18" w:rsidP="00240A21" w:rsidRDefault="006F0C18" w14:paraId="546A6FC9" w14:textId="77777777"/>
          <w:p w:rsidR="00240A21" w:rsidP="002F25FE" w:rsidRDefault="00240A21" w14:paraId="7D5EE741" w14:textId="32503A36">
            <w:r>
              <w:t xml:space="preserve">Therefore, in total we have 46 actions, 42 for swapping two cards, and 4 for selecting a suit. The action space for this game </w:t>
            </w:r>
            <w:r w:rsidR="009902EA">
              <w:t xml:space="preserve">is </w:t>
            </w:r>
            <w:r>
              <w:t xml:space="preserve">decided </w:t>
            </w:r>
            <w:r w:rsidR="0044469C">
              <w:t>as the table on the right</w:t>
            </w:r>
            <w:r>
              <w:t>:</w:t>
            </w:r>
          </w:p>
          <w:p w:rsidR="00240A21" w:rsidP="00240A21" w:rsidRDefault="00240A21" w14:paraId="3CDAB302" w14:textId="17DCA3CB">
            <w:r>
              <w:t xml:space="preserve">The </w:t>
            </w:r>
            <w:r w:rsidR="00937890">
              <w:t xml:space="preserve">4x4 </w:t>
            </w:r>
            <w:r>
              <w:t xml:space="preserve">grid is numbered from top-left to bottom-right starting with ‘0’ in the top left cell and ending with ‘15’ in the bottom right cell. </w:t>
            </w:r>
          </w:p>
          <w:p w:rsidR="005F0476" w:rsidP="003B5A75" w:rsidRDefault="005F0476" w14:paraId="72C6F88D" w14:textId="77777777"/>
        </w:tc>
        <w:tc>
          <w:tcPr>
            <w:tcW w:w="7736" w:type="dxa"/>
            <w:gridSpan w:val="3"/>
          </w:tcPr>
          <w:p w:rsidR="005F0476" w:rsidP="003B5A75" w:rsidRDefault="005F0476" w14:paraId="563A348E" w14:textId="18FE174C">
            <w:r w:rsidRPr="00912480">
              <w:rPr>
                <w:noProof/>
              </w:rPr>
              <w:drawing>
                <wp:inline distT="0" distB="0" distL="0" distR="0" wp14:anchorId="66D06F76" wp14:editId="5266960F">
                  <wp:extent cx="4100571" cy="265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434" cy="2685253"/>
                          </a:xfrm>
                          <a:prstGeom prst="rect">
                            <a:avLst/>
                          </a:prstGeom>
                          <a:noFill/>
                          <a:ln>
                            <a:noFill/>
                          </a:ln>
                        </pic:spPr>
                      </pic:pic>
                    </a:graphicData>
                  </a:graphic>
                </wp:inline>
              </w:drawing>
            </w:r>
          </w:p>
        </w:tc>
      </w:tr>
    </w:tbl>
    <w:p w:rsidR="00AB7798" w:rsidP="00AB7798" w:rsidRDefault="00966D96" w14:paraId="39E78529" w14:textId="30E99CF2">
      <w:pPr>
        <w:pStyle w:val="Heading2"/>
      </w:pPr>
      <w:r>
        <w:t>Solution Background</w:t>
      </w:r>
      <w:r w:rsidR="00AB7798">
        <w:t>:</w:t>
      </w:r>
    </w:p>
    <w:p w:rsidR="00966D96" w:rsidP="00F62628" w:rsidRDefault="00966D96" w14:paraId="1D4A8B4F" w14:textId="286C7ACC">
      <w:pPr>
        <w:pStyle w:val="Heading3"/>
      </w:pPr>
      <w:r>
        <w:t>Challenges with Q</w:t>
      </w:r>
      <w:r w:rsidR="00924881">
        <w:t>-Learning with Q</w:t>
      </w:r>
      <w:r>
        <w:t xml:space="preserve"> tables:</w:t>
      </w:r>
    </w:p>
    <w:p w:rsidR="00FC1AE4" w:rsidP="00FC1AE4" w:rsidRDefault="00924881" w14:paraId="1FF329FF" w14:textId="57AAAD77">
      <w:r>
        <w:t xml:space="preserve">To store </w:t>
      </w:r>
      <w:r w:rsidR="00F62628">
        <w:t xml:space="preserve">the values of all states </w:t>
      </w:r>
      <w:r w:rsidR="00341B40">
        <w:t xml:space="preserve">and </w:t>
      </w:r>
      <w:r w:rsidR="00AE3FCB">
        <w:t>their</w:t>
      </w:r>
      <w:r w:rsidR="00341B40">
        <w:t xml:space="preserve"> corresponding Q values for each action we require a storage space of</w:t>
      </w:r>
      <w:r w:rsidR="003B5A75">
        <w:t xml:space="preserve"> </w:t>
      </w:r>
      <w:r w:rsidRPr="00C718C6" w:rsidR="00C718C6">
        <w:rPr>
          <w:rFonts w:eastAsiaTheme="minorEastAsia"/>
        </w:rPr>
        <w:t>(271996268544000*67)*(46*32)</w:t>
      </w:r>
      <w:r w:rsidR="00483AFC">
        <w:rPr>
          <w:rFonts w:eastAsiaTheme="minorEastAsia"/>
        </w:rPr>
        <w:t xml:space="preserve"> </w:t>
      </w:r>
      <w:r w:rsidRPr="00C718C6" w:rsidR="00C718C6">
        <w:rPr>
          <w:rFonts w:eastAsiaTheme="minorEastAsia"/>
        </w:rPr>
        <w:t>bits</w:t>
      </w:r>
      <w:r w:rsidR="00483AFC">
        <w:rPr>
          <w:rFonts w:eastAsiaTheme="minorEastAsia"/>
        </w:rPr>
        <w:t xml:space="preserve"> =</w:t>
      </w:r>
      <w:r w:rsidRPr="00C718C6" w:rsidR="00C718C6">
        <w:rPr>
          <w:rFonts w:eastAsiaTheme="minorEastAsia"/>
        </w:rPr>
        <w:t xml:space="preserve"> 26,825,359,988,883,456,000 bits</w:t>
      </w:r>
      <w:r w:rsidRPr="00C718C6" w:rsidR="00491CAD">
        <w:rPr>
          <w:rFonts w:eastAsiaTheme="minorEastAsia"/>
        </w:rPr>
        <w:t xml:space="preserve"> </w:t>
      </w:r>
      <w:r w:rsidRPr="00C718C6" w:rsidR="00C718C6">
        <w:rPr>
          <w:rFonts w:eastAsiaTheme="minorEastAsia"/>
        </w:rPr>
        <w:t>=  3122882916.23 Gigabytes</w:t>
      </w:r>
      <w:r w:rsidR="00357676">
        <w:rPr>
          <w:rFonts w:eastAsiaTheme="minorEastAsia"/>
        </w:rPr>
        <w:t>,</w:t>
      </w:r>
      <w:r w:rsidR="004A7E44">
        <w:rPr>
          <w:rFonts w:eastAsiaTheme="minorEastAsia"/>
        </w:rPr>
        <w:t xml:space="preserve"> </w:t>
      </w:r>
      <w:r w:rsidR="00FC1AE4">
        <w:t xml:space="preserve">312 billion 288 million 289 thousand and 6.23 Gigabytes of storage space and a fast computational processor (Like a Quantum parallel processor maybe?) </w:t>
      </w:r>
      <w:r w:rsidR="0053491F">
        <w:t>w</w:t>
      </w:r>
      <w:r w:rsidR="6874C57C">
        <w:t xml:space="preserve">hich can process and calculate Q values for this Stored Q-table data is not </w:t>
      </w:r>
      <w:r w:rsidR="0097006B">
        <w:t xml:space="preserve">easily </w:t>
      </w:r>
      <w:r w:rsidR="6874C57C">
        <w:t>available in</w:t>
      </w:r>
      <w:r w:rsidR="007135AC">
        <w:t xml:space="preserve"> the year</w:t>
      </w:r>
      <w:r w:rsidR="6874C57C">
        <w:t xml:space="preserve"> 2023.</w:t>
      </w:r>
      <w:r w:rsidR="00FC1AE4">
        <w:t xml:space="preserve"> Therefore, we have chosen to go with training a Neural Network model to get a function approximation for the game with </w:t>
      </w:r>
      <w:r w:rsidR="0015420F">
        <w:t xml:space="preserve">Temporal difference </w:t>
      </w:r>
      <w:r w:rsidR="00FC1AE4">
        <w:t xml:space="preserve">Q-Learning method </w:t>
      </w:r>
      <w:r w:rsidR="0053491F">
        <w:t>i</w:t>
      </w:r>
      <w:r w:rsidR="00FC1AE4">
        <w:t>nstead.</w:t>
      </w:r>
    </w:p>
    <w:p w:rsidRPr="00AB7798" w:rsidR="00726D12" w:rsidP="009531E0" w:rsidRDefault="00E2096C" w14:paraId="383A2D47" w14:textId="6C72EE6D">
      <w:pPr>
        <w:pStyle w:val="Heading3"/>
      </w:pPr>
      <w:r>
        <w:t>Breaking the Game into two Phases:</w:t>
      </w:r>
    </w:p>
    <w:p w:rsidRPr="00E2096C" w:rsidR="00E2096C" w:rsidP="00E2096C" w:rsidRDefault="00E2096C" w14:paraId="6025377F" w14:textId="1DDEC536">
      <w:r>
        <w:t xml:space="preserve">Since the storage and computational space for the game is </w:t>
      </w:r>
      <w:r w:rsidR="00D95988">
        <w:t>too</w:t>
      </w:r>
      <w:r>
        <w:t xml:space="preserve"> high, we have logically divided the game into two </w:t>
      </w:r>
      <w:r w:rsidR="009531E0">
        <w:t xml:space="preserve">phases, Phase 1, and Phase </w:t>
      </w:r>
      <w:r w:rsidR="004E1B3D">
        <w:t xml:space="preserve">2. </w:t>
      </w:r>
    </w:p>
    <w:p w:rsidR="00590369" w:rsidP="00590369" w:rsidRDefault="00590369" w14:paraId="7CA0F9EB" w14:textId="72A2A2D0">
      <w:pPr>
        <w:pStyle w:val="Heading4"/>
      </w:pPr>
      <w:r>
        <w:t>Phase 1:</w:t>
      </w:r>
    </w:p>
    <w:p w:rsidR="00777FA3" w:rsidP="00580501" w:rsidRDefault="00590369" w14:paraId="1413581B" w14:textId="3FC2510B">
      <w:r>
        <w:t>In the first phase</w:t>
      </w:r>
      <w:r w:rsidR="00F95637">
        <w:t xml:space="preserve">, </w:t>
      </w:r>
      <w:r>
        <w:t xml:space="preserve">we </w:t>
      </w:r>
      <w:r w:rsidR="00CB1708">
        <w:t>create a sub-game</w:t>
      </w:r>
      <w:r w:rsidR="00940197">
        <w:t>,</w:t>
      </w:r>
      <w:r w:rsidR="00CB1708">
        <w:t xml:space="preserve"> where the aim of the </w:t>
      </w:r>
      <w:r w:rsidR="00D841B4">
        <w:t>a</w:t>
      </w:r>
      <w:r w:rsidR="00CB1708">
        <w:t xml:space="preserve">gent is to pick a suit </w:t>
      </w:r>
      <w:r w:rsidR="00F5143B">
        <w:t>given a board position.</w:t>
      </w:r>
      <w:r w:rsidR="008B21D9">
        <w:t xml:space="preserve"> </w:t>
      </w:r>
      <w:r w:rsidR="00C20568">
        <w:t>Thus,</w:t>
      </w:r>
      <w:r w:rsidR="00B712F7">
        <w:t xml:space="preserve"> reducing the number of actions</w:t>
      </w:r>
      <w:r w:rsidR="00C20568">
        <w:t xml:space="preserve"> to 4</w:t>
      </w:r>
      <w:r w:rsidR="0069783D">
        <w:t>.</w:t>
      </w:r>
      <w:r w:rsidR="00B712F7">
        <w:t xml:space="preserve"> </w:t>
      </w:r>
      <w:r w:rsidR="008B21D9">
        <w:t xml:space="preserve">A Q table for this </w:t>
      </w:r>
      <w:r w:rsidR="004824E4">
        <w:t xml:space="preserve">would require a storage space </w:t>
      </w:r>
      <w:r w:rsidR="00E00576">
        <w:t>of (</w:t>
      </w:r>
      <w:r w:rsidRPr="00B90372" w:rsidR="00B90372">
        <w:rPr>
          <w:rFonts w:eastAsiaTheme="minorEastAsia"/>
        </w:rPr>
        <w:t>271996268544000*67)</w:t>
      </w:r>
      <w:r w:rsidR="00A22717">
        <w:rPr>
          <w:rFonts w:eastAsiaTheme="minorEastAsia"/>
        </w:rPr>
        <w:t xml:space="preserve"> </w:t>
      </w:r>
      <w:r w:rsidRPr="00B90372" w:rsidR="00B90372">
        <w:rPr>
          <w:rFonts w:eastAsiaTheme="minorEastAsia"/>
        </w:rPr>
        <w:t>*</w:t>
      </w:r>
      <w:r w:rsidR="00A22717">
        <w:rPr>
          <w:rFonts w:eastAsiaTheme="minorEastAsia"/>
        </w:rPr>
        <w:t xml:space="preserve"> </w:t>
      </w:r>
      <w:r w:rsidRPr="00B90372" w:rsidR="00B90372">
        <w:rPr>
          <w:rFonts w:eastAsiaTheme="minorEastAsia"/>
        </w:rPr>
        <w:t>(4*32</w:t>
      </w:r>
      <w:r w:rsidRPr="00B90372" w:rsidR="002155FE">
        <w:rPr>
          <w:rFonts w:eastAsiaTheme="minorEastAsia"/>
        </w:rPr>
        <w:t>) bits</w:t>
      </w:r>
      <w:r w:rsidRPr="00B90372" w:rsidR="00491CAD">
        <w:rPr>
          <w:rFonts w:eastAsiaTheme="minorEastAsia"/>
        </w:rPr>
        <w:t xml:space="preserve"> </w:t>
      </w:r>
      <w:r w:rsidRPr="00B90372" w:rsidR="00B90372">
        <w:rPr>
          <w:rFonts w:eastAsiaTheme="minorEastAsia"/>
        </w:rPr>
        <w:t>=27 billion (</w:t>
      </w:r>
      <w:r w:rsidRPr="00B90372" w:rsidR="00446077">
        <w:rPr>
          <w:rFonts w:eastAsiaTheme="minorEastAsia"/>
        </w:rPr>
        <w:t>Approx.</w:t>
      </w:r>
      <w:r w:rsidRPr="00B90372" w:rsidR="00B90372">
        <w:rPr>
          <w:rFonts w:eastAsiaTheme="minorEastAsia"/>
        </w:rPr>
        <w:t>)</w:t>
      </w:r>
      <w:r w:rsidR="00B90372">
        <w:rPr>
          <w:rFonts w:ascii="Cambria Math" w:hAnsi="Cambria Math" w:eastAsiaTheme="minorEastAsia"/>
        </w:rPr>
        <w:t xml:space="preserve"> </w:t>
      </w:r>
      <w:r w:rsidR="00977294">
        <w:t>w</w:t>
      </w:r>
      <w:r w:rsidR="00AD3A2E">
        <w:t xml:space="preserve">hich is </w:t>
      </w:r>
      <w:r w:rsidR="00C44321">
        <w:t>big</w:t>
      </w:r>
      <w:r w:rsidR="00AD3A2E">
        <w:t xml:space="preserve"> enough however,</w:t>
      </w:r>
      <w:r w:rsidR="000F49FA">
        <w:t xml:space="preserve"> far</w:t>
      </w:r>
      <w:r w:rsidR="00AD3A2E">
        <w:t xml:space="preserve"> </w:t>
      </w:r>
      <w:r w:rsidR="00C44321">
        <w:t>lesser than what we started off</w:t>
      </w:r>
      <w:r w:rsidR="002D1A26">
        <w:t xml:space="preserve">. </w:t>
      </w:r>
      <w:r w:rsidR="00E57C6D">
        <w:t xml:space="preserve"> Below is a</w:t>
      </w:r>
      <w:r w:rsidR="000F49FA">
        <w:t xml:space="preserve"> b</w:t>
      </w:r>
      <w:r w:rsidR="00F25947">
        <w:t xml:space="preserve">rief </w:t>
      </w:r>
      <w:r w:rsidR="00B61C53">
        <w:t>o</w:t>
      </w:r>
      <w:r w:rsidR="00E7713C">
        <w:t xml:space="preserve">verview on the </w:t>
      </w:r>
      <w:r w:rsidR="00934BDF">
        <w:t>i</w:t>
      </w:r>
      <w:r w:rsidR="00F25947">
        <w:t>dea</w:t>
      </w:r>
      <w:r w:rsidR="00F57F30">
        <w:t>s</w:t>
      </w:r>
      <w:r w:rsidR="00F25947">
        <w:t xml:space="preserve"> </w:t>
      </w:r>
      <w:r w:rsidR="00F57F30">
        <w:t>we have for</w:t>
      </w:r>
      <w:r w:rsidR="00F25947">
        <w:t xml:space="preserve"> </w:t>
      </w:r>
      <w:r w:rsidR="00121BC9">
        <w:t>solving phase 1:</w:t>
      </w:r>
    </w:p>
    <w:p w:rsidRPr="00CC38D4" w:rsidR="0091707A" w:rsidP="006C579A" w:rsidRDefault="00121BC9" w14:paraId="62E191C8" w14:textId="67B1338B">
      <w:pPr>
        <w:pStyle w:val="Heading5"/>
        <w:rPr>
          <w:rFonts w:ascii="Cambria Math" w:hAnsi="Cambria Math" w:eastAsiaTheme="minorEastAsia"/>
        </w:rPr>
      </w:pPr>
      <w:r w:rsidRPr="4538C3E3">
        <w:t>Idea 1:</w:t>
      </w:r>
      <w:r w:rsidR="00E30A8B">
        <w:t xml:space="preserve"> Q-Learning with smart rewards</w:t>
      </w:r>
    </w:p>
    <w:p w:rsidR="44F7E0AA" w:rsidP="5A7E9B89" w:rsidRDefault="44F7E0AA" w14:paraId="5E7DF1B3" w14:textId="23B7DF94">
      <w:r>
        <w:t xml:space="preserve">The main approach taken at this point to solve the phase 1 problem is Q Learning. The phase 1 problem is </w:t>
      </w:r>
      <w:r w:rsidR="51C5A1C5">
        <w:t>training</w:t>
      </w:r>
      <w:r>
        <w:t xml:space="preserve"> the agent </w:t>
      </w:r>
      <w:r w:rsidR="41BD5B22">
        <w:t xml:space="preserve">through Q learning to pick an optimal suit for a given random placement of cards on the 4x4 grid. </w:t>
      </w:r>
      <w:r w:rsidR="30BAA8D1">
        <w:t>We are keeping track of the Q values for each suit to be picked and using them to train the agent.</w:t>
      </w:r>
    </w:p>
    <w:p w:rsidR="3EC586E8" w:rsidP="5A7E9B89" w:rsidRDefault="3EC586E8" w14:paraId="7EBDFD48" w14:textId="6C74524E">
      <w:r>
        <w:t xml:space="preserve">Phase 1 of the game is to pick a suit when a new game is started. If the agent has given the chance to pick the suit first, then the agent has 4 choices – Spades, Hearts, Clubs, and Diamonds. </w:t>
      </w:r>
      <w:r w:rsidR="09B366C0">
        <w:t xml:space="preserve">In this scenario, picking the optimal suit is important because it will increase the chances </w:t>
      </w:r>
      <w:ins w:author="Chundi, Aditya" w:date="2023-03-24T17:42:00Z" w:id="23">
        <w:r w:rsidR="36803FCD">
          <w:t>of winning</w:t>
        </w:r>
      </w:ins>
      <w:r w:rsidR="09B366C0">
        <w:t xml:space="preserve"> the game for the agent if the cards are placed closer and if it requires fewer moves to </w:t>
      </w:r>
      <w:r w:rsidR="3C0F514B">
        <w:t xml:space="preserve">create a winning position formation. </w:t>
      </w:r>
    </w:p>
    <w:p w:rsidR="5FE90D57" w:rsidP="5A7E9B89" w:rsidRDefault="5FE90D57" w14:paraId="24D59CE1" w14:textId="2E004D16"/>
    <w:tbl>
      <w:tblPr>
        <w:tblStyle w:val="TableGrid"/>
        <w:tblW w:w="109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330"/>
        <w:gridCol w:w="3365"/>
        <w:gridCol w:w="5243"/>
      </w:tblGrid>
      <w:tr w:rsidR="00701A8B" w:rsidTr="53DCA2D4" w14:paraId="36D4B7D3" w14:textId="77777777">
        <w:trPr>
          <w:trHeight w:val="210"/>
        </w:trPr>
        <w:tc>
          <w:tcPr>
            <w:tcW w:w="5695" w:type="dxa"/>
            <w:gridSpan w:val="2"/>
            <w:tcMar/>
          </w:tcPr>
          <w:p w:rsidR="00E646AF" w:rsidP="002B0E38" w:rsidRDefault="00E646AF" w14:paraId="3647019C" w14:textId="57696A6F">
            <w:r w:rsidRPr="009C77C0">
              <w:t xml:space="preserve">In the current iteration/model, we are considering the winning positions, </w:t>
            </w:r>
            <w:r w:rsidRPr="009C77C0" w:rsidR="00D92143">
              <w:t>i.e.,</w:t>
            </w:r>
            <w:r w:rsidRPr="009C77C0">
              <w:t xml:space="preserve"> 4 positions where the cards are aligned horizontally, 4 positions where the cards are aligned vertically, and 2 positions where the cards are aligned diagonally. The winning positions are displayed on the right:</w:t>
            </w:r>
          </w:p>
          <w:p w:rsidR="002B0E38" w:rsidP="00FC17D7" w:rsidRDefault="00D92143" w14:paraId="596908B9" w14:textId="01239C30">
            <w:r w:rsidRPr="009C77C0">
              <w:t xml:space="preserve">Here we are not considering the sequence of the cards that are positioned in these alignments. We are only concerned with seeing the chosen cards of the suit in one row (horizontal, vertical, or diagonal). </w:t>
            </w:r>
          </w:p>
        </w:tc>
        <w:tc>
          <w:tcPr>
            <w:tcW w:w="5243" w:type="dxa"/>
            <w:tcMar/>
          </w:tcPr>
          <w:p w:rsidR="002B0E38" w:rsidP="5A7E9B89" w:rsidRDefault="1BF7924B" w14:paraId="2D808756" w14:textId="6463979D">
            <w:r w:rsidR="1BF7924B">
              <w:drawing>
                <wp:inline wp14:editId="3C1E75D9" wp14:anchorId="64B2A706">
                  <wp:extent cx="3165102" cy="1990725"/>
                  <wp:effectExtent l="0" t="0" r="0" b="0"/>
                  <wp:docPr id="1832618933" name="Picture 1832618933" title=""/>
                  <wp:cNvGraphicFramePr>
                    <a:graphicFrameLocks noChangeAspect="1"/>
                  </wp:cNvGraphicFramePr>
                  <a:graphic>
                    <a:graphicData uri="http://schemas.openxmlformats.org/drawingml/2006/picture">
                      <pic:pic>
                        <pic:nvPicPr>
                          <pic:cNvPr id="0" name="Picture 1832618933"/>
                          <pic:cNvPicPr/>
                        </pic:nvPicPr>
                        <pic:blipFill>
                          <a:blip r:embed="R856b53e215e2447f">
                            <a:extLst xmlns:a="http://schemas.openxmlformats.org/drawingml/2006/main">
                              <a:ext uri="{28A0092B-C50C-407E-A947-70E740481C1C}">
                                <a14:useLocalDpi xmlns:a14="http://schemas.microsoft.com/office/drawing/2010/main" val="0"/>
                              </a:ext>
                            </a:extLst>
                          </a:blip>
                          <a:srcRect t="9629" r="53958" b="38889"/>
                          <a:stretch>
                            <a:fillRect/>
                          </a:stretch>
                        </pic:blipFill>
                        <pic:spPr>
                          <a:xfrm rot="0" flipH="0" flipV="0">
                            <a:off x="0" y="0"/>
                            <a:ext cx="3165102" cy="1990725"/>
                          </a:xfrm>
                          <a:prstGeom prst="rect">
                            <a:avLst/>
                          </a:prstGeom>
                        </pic:spPr>
                      </pic:pic>
                    </a:graphicData>
                  </a:graphic>
                </wp:inline>
              </w:drawing>
            </w:r>
          </w:p>
        </w:tc>
      </w:tr>
      <w:tr w:rsidR="00701A8B" w:rsidTr="53DCA2D4" w14:paraId="40F9F86E" w14:textId="77777777">
        <w:trPr>
          <w:trHeight w:val="210"/>
        </w:trPr>
        <w:tc>
          <w:tcPr>
            <w:tcW w:w="2330" w:type="dxa"/>
            <w:tcMar/>
          </w:tcPr>
          <w:p w:rsidRPr="009C77C0" w:rsidR="009C77C0" w:rsidP="002B0E38" w:rsidRDefault="009C77C0" w14:paraId="74EEE9EF" w14:textId="50BC60D6"/>
        </w:tc>
        <w:tc>
          <w:tcPr>
            <w:tcW w:w="8608" w:type="dxa"/>
            <w:gridSpan w:val="2"/>
            <w:tcMar/>
          </w:tcPr>
          <w:p w:rsidR="009C77C0" w:rsidP="5A7E9B89" w:rsidRDefault="009C77C0" w14:paraId="0C9165C5" w14:textId="77777777">
            <w:pPr>
              <w:rPr>
                <w:noProof/>
              </w:rPr>
            </w:pPr>
          </w:p>
        </w:tc>
      </w:tr>
    </w:tbl>
    <w:p w:rsidR="00DD753F" w:rsidP="002B65F0" w:rsidRDefault="73D61317" w14:paraId="0627AABD" w14:textId="3EC29A4D">
      <w:pPr>
        <w:pStyle w:val="Heading6"/>
        <w:rPr>
          <w:ins w:author="Ballari, James" w:date="2023-03-24T08:44:00Z" w:id="24"/>
        </w:rPr>
      </w:pPr>
      <w:r w:rsidRPr="5A7E9B89">
        <w:t>Q Learning Approach</w:t>
      </w:r>
    </w:p>
    <w:p w:rsidR="73D61317" w:rsidP="003001CD" w:rsidRDefault="73D61317" w14:paraId="17633AB7" w14:textId="040C2C27">
      <w:r>
        <w:t xml:space="preserve">Q Learning is a </w:t>
      </w:r>
      <w:r w:rsidR="04045755">
        <w:t>very well</w:t>
      </w:r>
      <w:r w:rsidR="76065AF7">
        <w:t>-</w:t>
      </w:r>
      <w:r w:rsidR="04045755">
        <w:t xml:space="preserve">suited approach for this problem. To use Q learning here, we are </w:t>
      </w:r>
      <w:r w:rsidR="65E1F4E1">
        <w:t>combining</w:t>
      </w:r>
      <w:r w:rsidR="04045755">
        <w:t xml:space="preserve"> it with the epsilon-greedy approach to select an action. </w:t>
      </w:r>
      <w:r w:rsidR="73D4818C">
        <w:t>The action</w:t>
      </w:r>
      <w:r w:rsidR="6B8A875D">
        <w:t xml:space="preserve"> is picking a </w:t>
      </w:r>
      <w:r w:rsidR="04045755">
        <w:t>su</w:t>
      </w:r>
      <w:r w:rsidR="488BA0C8">
        <w:t>it. After the agent picks a suit, the status of the board a</w:t>
      </w:r>
      <w:r w:rsidR="6682F892">
        <w:t xml:space="preserve">long with the picked suit is passed to the Q learning function to calculate the reward of the agent’s action. Since this is Q learning, we are concerned with the next state and action as well. This next state and action will be </w:t>
      </w:r>
      <w:r w:rsidR="45D56B2B">
        <w:t>the updated state of the board which marks the cards picked by the agent as negative values and 3 choices given to the opponent of the agent. A</w:t>
      </w:r>
      <w:r w:rsidR="10C34B03">
        <w:t>s there are 3 possible next states, the rewards for all these states are calculated and the case where the opponent will choose the worst possible suit is selected (looking at the best case ri</w:t>
      </w:r>
      <w:r w:rsidR="0AE0E6C1">
        <w:t>ght now</w:t>
      </w:r>
      <w:r w:rsidR="10C34B03">
        <w:t>)</w:t>
      </w:r>
      <w:r w:rsidR="007F3296">
        <w:t>.</w:t>
      </w:r>
      <w:r w:rsidR="6A335959">
        <w:t xml:space="preserve"> </w:t>
      </w:r>
    </w:p>
    <w:p w:rsidR="6A335959" w:rsidP="5A7E9B89" w:rsidRDefault="6A335959" w14:paraId="0EDA0EC1" w14:textId="57AF2C18">
      <w:r>
        <w:t>After this, the reward of the current state is calculated by using the Q learning formula but with a slight modification. Instead of adding the reward of the next state, we will be subtracti</w:t>
      </w:r>
      <w:r w:rsidR="28D83E8B">
        <w:t xml:space="preserve">ng it since it is the reward of the opponent (After multiplying it with the Gamma). </w:t>
      </w:r>
    </w:p>
    <w:p w:rsidR="28D83E8B" w:rsidP="5A7E9B89" w:rsidRDefault="28D83E8B" w14:paraId="64754805" w14:textId="52E32CBD">
      <w:r>
        <w:t xml:space="preserve">These calculated rewards will modify the Q table and then till the policy converges, this procedure is repeated. </w:t>
      </w:r>
      <w:r w:rsidR="58FAF53D">
        <w:t xml:space="preserve">A policy is considered converged when the agent picks the same suit for the board 5 times in a row. After the policy is converged, the </w:t>
      </w:r>
      <w:r w:rsidR="34A4376D">
        <w:t>chosen optimal action is displayed along with the board positions.</w:t>
      </w:r>
    </w:p>
    <w:p w:rsidR="2FB4CDF7" w:rsidRDefault="2FB4CDF7" w14:paraId="2DADE90E" w14:textId="30F2C280">
      <w:pPr>
        <w:pStyle w:val="Heading6"/>
        <w:pPrChange w:author="Ballari, James" w:date="2023-03-24T08:45:00Z" w:id="25">
          <w:pPr>
            <w:pStyle w:val="Heading3"/>
          </w:pPr>
        </w:pPrChange>
      </w:pPr>
      <w:r>
        <w:t>Brief Overview of the Techniques Used in the Training:</w:t>
      </w:r>
    </w:p>
    <w:p w:rsidR="2FB4CDF7" w:rsidP="5A7E9B89" w:rsidRDefault="2FB4CDF7" w14:paraId="48B78F7E" w14:textId="5E63B9D6">
      <w:pPr>
        <w:pStyle w:val="ListParagraph"/>
        <w:numPr>
          <w:ilvl w:val="0"/>
          <w:numId w:val="2"/>
        </w:numPr>
        <w:spacing w:after="160" w:line="259" w:lineRule="auto"/>
      </w:pPr>
      <w:r>
        <w:t xml:space="preserve">Q </w:t>
      </w:r>
      <w:r w:rsidR="00403392">
        <w:t>Learning</w:t>
      </w:r>
      <w:r w:rsidRPr="00255404" w:rsidR="00403392">
        <w:rPr>
          <w:vertAlign w:val="superscript"/>
        </w:rPr>
        <w:t xml:space="preserve"> [</w:t>
      </w:r>
      <w:r w:rsidRPr="00255404" w:rsidR="246C2058">
        <w:rPr>
          <w:vertAlign w:val="superscript"/>
        </w:rPr>
        <w:t>1</w:t>
      </w:r>
      <w:r w:rsidRPr="00255404">
        <w:rPr>
          <w:vertAlign w:val="superscript"/>
        </w:rPr>
        <w:t>]</w:t>
      </w:r>
    </w:p>
    <w:p w:rsidR="2FB4CDF7" w:rsidRDefault="2FB4CDF7" w14:paraId="2CAF0030" w14:textId="79144945">
      <w:pPr>
        <w:pStyle w:val="Heading6"/>
        <w:pPrChange w:author="Ballari, James" w:date="2023-03-24T08:45:00Z" w:id="26">
          <w:pPr>
            <w:pStyle w:val="Heading3"/>
          </w:pPr>
        </w:pPrChange>
      </w:pPr>
      <w:r>
        <w:t>Brief Overview of the Training:</w:t>
      </w:r>
    </w:p>
    <w:p w:rsidR="2FB4CDF7" w:rsidP="5A7E9B89" w:rsidRDefault="2FB4CDF7" w14:paraId="56AED5AD" w14:textId="6C1649EA">
      <w:pPr>
        <w:pStyle w:val="ListParagraph"/>
        <w:numPr>
          <w:ilvl w:val="0"/>
          <w:numId w:val="1"/>
        </w:numPr>
        <w:spacing w:after="160" w:line="259" w:lineRule="auto"/>
      </w:pPr>
      <w:r>
        <w:t xml:space="preserve">The </w:t>
      </w:r>
      <w:r w:rsidR="79A179E8">
        <w:t>above-described</w:t>
      </w:r>
      <w:r>
        <w:t xml:space="preserve"> approach in Idea 1 </w:t>
      </w:r>
      <w:r w:rsidR="56BAB8A8">
        <w:t xml:space="preserve">section for phase 1 </w:t>
      </w:r>
      <w:r>
        <w:t>is iterated till the policy is converged. This is done for 10 random boards for now.</w:t>
      </w:r>
    </w:p>
    <w:p w:rsidR="2FB4CDF7" w:rsidP="5A7E9B89" w:rsidRDefault="2FB4CDF7" w14:paraId="3EE6419F" w14:textId="499929BD">
      <w:pPr>
        <w:pStyle w:val="ListParagraph"/>
        <w:numPr>
          <w:ilvl w:val="0"/>
          <w:numId w:val="1"/>
        </w:numPr>
        <w:spacing w:after="160" w:line="259" w:lineRule="auto"/>
      </w:pPr>
      <w:r>
        <w:t>Q table for phase 1 is small and contains only 4 entries, 1 entry per suit.</w:t>
      </w:r>
    </w:p>
    <w:p w:rsidR="2FB4CDF7" w:rsidP="5A7E9B89" w:rsidRDefault="2FB4CDF7" w14:paraId="5C523769" w14:textId="1F286760">
      <w:pPr>
        <w:pStyle w:val="ListParagraph"/>
        <w:numPr>
          <w:ilvl w:val="0"/>
          <w:numId w:val="1"/>
        </w:numPr>
        <w:spacing w:after="160" w:line="259" w:lineRule="auto"/>
      </w:pPr>
      <w:r>
        <w:t xml:space="preserve">Right now, it is </w:t>
      </w:r>
      <w:r w:rsidR="00351C76">
        <w:t>trained</w:t>
      </w:r>
      <w:r>
        <w:t xml:space="preserve"> according to the proximity of the positions of the cards chosen to the winning positions available. The reward function depends on the closeness of the chosen cards to </w:t>
      </w:r>
      <w:r w:rsidR="09AC7126">
        <w:t>a winning position.</w:t>
      </w:r>
    </w:p>
    <w:p w:rsidR="00121BC9" w:rsidP="00955906" w:rsidRDefault="00121BC9" w14:paraId="2490CAD1" w14:textId="51BC2DF9">
      <w:pPr>
        <w:pStyle w:val="Heading5"/>
      </w:pPr>
      <w:r w:rsidRPr="00F57F30">
        <w:t>Idea 2:</w:t>
      </w:r>
      <w:r w:rsidR="005F1B8A">
        <w:t xml:space="preserve"> </w:t>
      </w:r>
      <w:r w:rsidR="00785F1D">
        <w:t>First Solve</w:t>
      </w:r>
      <w:r w:rsidR="005F1B8A">
        <w:t xml:space="preserve"> Phase 2</w:t>
      </w:r>
      <w:r w:rsidR="00AC60E6">
        <w:t xml:space="preserve"> </w:t>
      </w:r>
      <w:del w:author="James Ballari" w:date="2023-03-24T12:26:00Z" w:id="27">
        <w:r w:rsidDel="00EF27FC" w:rsidR="00AC60E6">
          <w:delText>First</w:delText>
        </w:r>
        <w:r w:rsidDel="00EF27FC" w:rsidR="005F1B8A">
          <w:delText xml:space="preserve"> </w:delText>
        </w:r>
      </w:del>
      <w:del w:author="James Ballari" w:date="2023-03-24T12:27:00Z" w:id="28">
        <w:r w:rsidDel="00EF27FC" w:rsidR="005F1B8A">
          <w:delText>Approach</w:delText>
        </w:r>
      </w:del>
      <w:r w:rsidR="00F975C4">
        <w:t>.</w:t>
      </w:r>
    </w:p>
    <w:p w:rsidR="005E12FB" w:rsidP="00FB68FF" w:rsidRDefault="00BA59AC" w14:paraId="28B2F8D3" w14:textId="1592A705">
      <w:pPr>
        <w:spacing w:after="160" w:line="259" w:lineRule="auto"/>
      </w:pPr>
      <w:r>
        <w:t>This Idea requires that we</w:t>
      </w:r>
      <w:r w:rsidR="00A9571B">
        <w:t xml:space="preserve"> </w:t>
      </w:r>
      <w:r w:rsidR="004B64BD">
        <w:t xml:space="preserve">have an agent which </w:t>
      </w:r>
      <w:r w:rsidR="00C00ED3">
        <w:t xml:space="preserve">has mastered the </w:t>
      </w:r>
      <w:r w:rsidR="00413EB4">
        <w:t>next phase</w:t>
      </w:r>
      <w:r w:rsidR="00292D4F">
        <w:t xml:space="preserve"> </w:t>
      </w:r>
      <w:r w:rsidR="00413EB4">
        <w:t>(Phase</w:t>
      </w:r>
      <w:r w:rsidR="00292D4F">
        <w:t xml:space="preserve"> 2</w:t>
      </w:r>
      <w:r w:rsidR="00413EB4">
        <w:t>)</w:t>
      </w:r>
      <w:r w:rsidR="00C00ED3">
        <w:t xml:space="preserve"> of the game</w:t>
      </w:r>
      <w:r w:rsidR="004E2E9E">
        <w:t xml:space="preserve"> (</w:t>
      </w:r>
      <w:r w:rsidR="00C00ED3">
        <w:t>which is not yet discussed, However</w:t>
      </w:r>
      <w:r w:rsidR="004E2E9E">
        <w:t>)</w:t>
      </w:r>
      <w:r w:rsidR="00C00ED3">
        <w:t xml:space="preserve">, </w:t>
      </w:r>
      <w:r w:rsidR="00732377">
        <w:t>a</w:t>
      </w:r>
      <w:r w:rsidR="00C00ED3">
        <w:t xml:space="preserve">ssume </w:t>
      </w:r>
      <w:r w:rsidR="00D74AD9">
        <w:t xml:space="preserve">that </w:t>
      </w:r>
      <w:r w:rsidR="00C00ED3">
        <w:t xml:space="preserve">we have an agent, which can play the game </w:t>
      </w:r>
      <w:r w:rsidR="00FE5D81">
        <w:t>well</w:t>
      </w:r>
      <w:r w:rsidR="009B7F7F">
        <w:t xml:space="preserve"> </w:t>
      </w:r>
      <w:r w:rsidR="001C2CD6">
        <w:t>given its suit and the opponents suits</w:t>
      </w:r>
      <w:r w:rsidR="00D74AD9">
        <w:t xml:space="preserve"> </w:t>
      </w:r>
      <w:r w:rsidR="00732377">
        <w:t>at</w:t>
      </w:r>
      <w:r w:rsidR="00D74AD9">
        <w:t xml:space="preserve"> any position of the board</w:t>
      </w:r>
      <w:r w:rsidR="001C2CD6">
        <w:t>.</w:t>
      </w:r>
      <w:r w:rsidR="00635BF7">
        <w:t xml:space="preserve"> If we have such an agent which can give us </w:t>
      </w:r>
      <w:r w:rsidR="00925B0E">
        <w:t xml:space="preserve">an </w:t>
      </w:r>
      <w:r w:rsidR="00732377">
        <w:t>a</w:t>
      </w:r>
      <w:r w:rsidR="00635BF7">
        <w:t>ppropriate Q-Values for a</w:t>
      </w:r>
      <w:r w:rsidR="005E6394">
        <w:t>ny</w:t>
      </w:r>
      <w:r w:rsidR="00635BF7">
        <w:t xml:space="preserve"> given </w:t>
      </w:r>
      <w:r w:rsidR="00413EB4">
        <w:t>State.</w:t>
      </w:r>
      <w:r w:rsidR="00FE5D81">
        <w:t xml:space="preserve"> We can then choose a</w:t>
      </w:r>
      <w:r w:rsidR="005E6394">
        <w:t xml:space="preserve"> s</w:t>
      </w:r>
      <w:r w:rsidR="00FE5D81">
        <w:t>ui</w:t>
      </w:r>
      <w:r w:rsidR="005E6394">
        <w:t>t</w:t>
      </w:r>
      <w:r w:rsidR="00FE5D81">
        <w:t xml:space="preserve"> for any given position</w:t>
      </w:r>
      <w:r w:rsidR="009B2990">
        <w:t xml:space="preserve"> by considering </w:t>
      </w:r>
      <w:r w:rsidR="00FD75E4">
        <w:t xml:space="preserve">the Q-Values for </w:t>
      </w:r>
      <w:r w:rsidR="00596B2E">
        <w:t xml:space="preserve">all the valid suits </w:t>
      </w:r>
      <w:r w:rsidR="00FD75E4">
        <w:t>in that</w:t>
      </w:r>
      <w:r w:rsidR="00596B2E">
        <w:t xml:space="preserve"> position </w:t>
      </w:r>
      <w:r w:rsidR="008847CD">
        <w:t>and picking</w:t>
      </w:r>
      <w:r w:rsidR="00EB7421">
        <w:t xml:space="preserve"> the one which has </w:t>
      </w:r>
      <w:r w:rsidR="009B2990">
        <w:t>the</w:t>
      </w:r>
      <w:r w:rsidR="0001646F">
        <w:t xml:space="preserve"> maximum Q-Valu</w:t>
      </w:r>
      <w:r w:rsidR="00FD75E4">
        <w:t xml:space="preserve">e, </w:t>
      </w:r>
      <w:r w:rsidR="00893693">
        <w:t>since</w:t>
      </w:r>
      <w:r w:rsidR="00FD75E4">
        <w:t xml:space="preserve"> </w:t>
      </w:r>
      <w:r w:rsidR="781DDF1A">
        <w:t>the higher</w:t>
      </w:r>
      <w:r w:rsidR="00FD75E4">
        <w:t xml:space="preserve"> the Q-Value the better the next state is for us to win.</w:t>
      </w:r>
    </w:p>
    <w:p w:rsidR="00301D5F" w:rsidP="00DC4786" w:rsidRDefault="00301D5F" w14:paraId="66AA0AEA" w14:textId="4BCC1AF7">
      <w:pPr>
        <w:pStyle w:val="Heading4"/>
      </w:pPr>
      <w:r>
        <w:t>Phase 2:</w:t>
      </w:r>
    </w:p>
    <w:p w:rsidR="00760ADE" w:rsidP="00760ADE" w:rsidRDefault="6ABC316E" w14:paraId="4E4BEF9D" w14:textId="22D10BB7">
      <w:r>
        <w:t>Phase</w:t>
      </w:r>
      <w:r w:rsidR="00BC75F5">
        <w:t xml:space="preserve"> 2 of the game is where we </w:t>
      </w:r>
      <w:r w:rsidR="00AC50DC">
        <w:t xml:space="preserve">assume the suits for the two players have been decided and </w:t>
      </w:r>
      <w:r w:rsidR="006B3472">
        <w:t xml:space="preserve">learn to play the game with the given </w:t>
      </w:r>
      <w:r w:rsidR="004124DF">
        <w:t>s</w:t>
      </w:r>
      <w:r w:rsidR="006B3472">
        <w:t>uit</w:t>
      </w:r>
      <w:r w:rsidR="004124DF">
        <w:t>s</w:t>
      </w:r>
      <w:r w:rsidR="006B3472">
        <w:t>.</w:t>
      </w:r>
      <w:r w:rsidR="004E7209">
        <w:t xml:space="preserve"> Since the </w:t>
      </w:r>
      <w:r w:rsidR="004124DF">
        <w:t>s</w:t>
      </w:r>
      <w:r w:rsidR="004E7209">
        <w:t xml:space="preserve">uits for both the player has been decided we can reduce the game </w:t>
      </w:r>
      <w:r w:rsidR="00397C09">
        <w:t xml:space="preserve">state space </w:t>
      </w:r>
      <w:r w:rsidR="00F57F36">
        <w:t>at any given time ‘t</w:t>
      </w:r>
      <w:r w:rsidR="2719AAAE">
        <w:t>’</w:t>
      </w:r>
      <w:r w:rsidR="00490AE1">
        <w:t>,</w:t>
      </w:r>
      <w:r w:rsidR="00F57F36">
        <w:t xml:space="preserve"> we only care about </w:t>
      </w:r>
      <w:r w:rsidR="00490AE1">
        <w:t>the agent</w:t>
      </w:r>
      <w:r w:rsidR="00495D67">
        <w:t>’s</w:t>
      </w:r>
      <w:r w:rsidR="00F57F36">
        <w:t xml:space="preserve"> cards and </w:t>
      </w:r>
      <w:r w:rsidR="00AE4D2C">
        <w:t xml:space="preserve">the </w:t>
      </w:r>
      <w:r w:rsidR="00893693">
        <w:t>opponents’</w:t>
      </w:r>
      <w:r w:rsidR="00AE4D2C">
        <w:t xml:space="preserve"> cards on the 4x4 </w:t>
      </w:r>
      <w:r w:rsidR="00495D67">
        <w:t>g</w:t>
      </w:r>
      <w:r w:rsidR="00AE4D2C">
        <w:t xml:space="preserve">rid which is sufficient for us to </w:t>
      </w:r>
      <w:r w:rsidR="006D7BC0">
        <w:t xml:space="preserve">calculate the move for the next state as part of the Markov </w:t>
      </w:r>
      <w:r w:rsidR="00FF0204">
        <w:t>D</w:t>
      </w:r>
      <w:r w:rsidR="006D7BC0">
        <w:t xml:space="preserve">ecision </w:t>
      </w:r>
      <w:r w:rsidR="00FF0204">
        <w:t>P</w:t>
      </w:r>
      <w:r w:rsidR="006D7BC0">
        <w:t xml:space="preserve">rocess. </w:t>
      </w:r>
      <w:r w:rsidR="009A3E88">
        <w:t>Therefore,</w:t>
      </w:r>
      <w:r w:rsidR="006D7BC0">
        <w:t xml:space="preserve"> we can mask the </w:t>
      </w:r>
      <w:r w:rsidR="00162ECA">
        <w:t>board to have only 9 different values</w:t>
      </w:r>
      <w:r w:rsidR="00AF0D4A">
        <w:t>,</w:t>
      </w:r>
      <w:r w:rsidR="00162ECA">
        <w:t xml:space="preserve"> 4+4 for the opponents and </w:t>
      </w:r>
      <w:r w:rsidR="00A419F5">
        <w:t>agent’s</w:t>
      </w:r>
      <w:r w:rsidR="009A3E88">
        <w:t xml:space="preserve"> </w:t>
      </w:r>
      <w:r w:rsidR="00162ECA">
        <w:t xml:space="preserve">cards and 1 to represent all the </w:t>
      </w:r>
      <w:r w:rsidR="008B25BA">
        <w:t xml:space="preserve">other cards. </w:t>
      </w:r>
      <w:r w:rsidR="009A3E88">
        <w:t xml:space="preserve">Which decrease the </w:t>
      </w:r>
      <w:r w:rsidR="00A419F5">
        <w:t>overall complexity of the game for a neural network</w:t>
      </w:r>
      <w:r w:rsidR="00F018FE">
        <w:t xml:space="preserve"> as it has </w:t>
      </w:r>
      <w:r w:rsidR="56CB63B4">
        <w:t>fewer unique numbers</w:t>
      </w:r>
      <w:r w:rsidR="006436DE">
        <w:t xml:space="preserve"> </w:t>
      </w:r>
      <w:r w:rsidR="00D065F0">
        <w:t>of states</w:t>
      </w:r>
      <w:r w:rsidR="56CB63B4">
        <w:t xml:space="preserve"> to deal with, </w:t>
      </w:r>
      <w:r w:rsidR="00D065F0">
        <w:t>t</w:t>
      </w:r>
      <w:r w:rsidR="00F018FE">
        <w:t xml:space="preserve">his </w:t>
      </w:r>
      <w:r w:rsidR="00447642">
        <w:t>also decreases the overall size of the Q-Table</w:t>
      </w:r>
      <w:r w:rsidR="007B3623">
        <w:t xml:space="preserve"> to the following:</w:t>
      </w:r>
    </w:p>
    <w:p w:rsidRPr="00A57673" w:rsidR="0088647F" w:rsidP="00A57673" w:rsidRDefault="00F3735D" w14:paraId="26F51CEA" w14:textId="20EC142F">
      <m:oMath>
        <m:f>
          <m:fPr>
            <m:ctrlPr>
              <w:rPr>
                <w:rFonts w:ascii="Cambria Math" w:hAnsi="Cambria Math"/>
                <w:i/>
              </w:rPr>
            </m:ctrlPr>
          </m:fPr>
          <m:num>
            <m:r>
              <w:rPr>
                <w:rFonts w:ascii="Cambria Math" w:hAnsi="Cambria Math"/>
              </w:rPr>
              <m:t>16!</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42*32</m:t>
            </m:r>
          </m:e>
        </m:d>
        <m:r>
          <w:rPr>
            <w:rFonts w:ascii="Cambria Math" w:hAnsi="Cambria Math"/>
          </w:rPr>
          <m:t xml:space="preserve"> bits</m:t>
        </m:r>
      </m:oMath>
      <w:r w:rsidR="00A57673">
        <w:t xml:space="preserve"> </w:t>
      </w:r>
      <m:oMath>
        <m:r>
          <w:rPr>
            <w:rFonts w:ascii="Cambria Math" w:hAnsi="Cambria Math"/>
          </w:rPr>
          <m:t>= 44,635,285,094,400 bits</m:t>
        </m:r>
      </m:oMath>
      <w:r w:rsidR="00A57673">
        <w:t xml:space="preserve"> </w:t>
      </w:r>
      <m:oMath>
        <m:r>
          <w:rPr>
            <w:rFonts w:ascii="Cambria Math" w:hAnsi="Cambria Math"/>
          </w:rPr>
          <m:t>= 5579.411 GigaBytes</m:t>
        </m:r>
      </m:oMath>
      <w:r w:rsidR="00E03CA7">
        <w:rPr>
          <w:rFonts w:eastAsiaTheme="minorEastAsia"/>
        </w:rPr>
        <w:t>.</w:t>
      </w:r>
    </w:p>
    <w:p w:rsidR="00072A68" w:rsidP="00072A68" w:rsidRDefault="00E03CA7" w14:paraId="4E23A01B" w14:textId="3A129F11">
      <w:r>
        <w:t>This</w:t>
      </w:r>
      <w:r w:rsidR="00D94353">
        <w:t xml:space="preserve"> is much lesser than what we had before</w:t>
      </w:r>
      <w:r w:rsidR="003F40C4">
        <w:t xml:space="preserve"> and solving this would </w:t>
      </w:r>
      <w:r w:rsidR="002071D3">
        <w:t xml:space="preserve">also </w:t>
      </w:r>
      <w:r w:rsidR="003F40C4">
        <w:t>give us Phase 1</w:t>
      </w:r>
      <w:r w:rsidR="00C76503">
        <w:t xml:space="preserve"> (</w:t>
      </w:r>
      <w:r w:rsidR="003F40C4">
        <w:t>using idea 2</w:t>
      </w:r>
      <w:r w:rsidR="00C76503">
        <w:t>)</w:t>
      </w:r>
      <w:r w:rsidR="003F40C4">
        <w:t>.</w:t>
      </w:r>
      <w:r w:rsidR="00C76503">
        <w:t xml:space="preserve"> </w:t>
      </w:r>
      <w:r w:rsidR="00EB7F34">
        <w:t>Below are the b</w:t>
      </w:r>
      <w:r w:rsidR="00072A68">
        <w:t xml:space="preserve">rief </w:t>
      </w:r>
      <w:r>
        <w:t>o</w:t>
      </w:r>
      <w:r w:rsidR="00072A68">
        <w:t>verviews on the Ideas we have for solving phase 2:</w:t>
      </w:r>
    </w:p>
    <w:p w:rsidR="00593113" w:rsidRDefault="00593113" w14:paraId="54AE8430" w14:textId="76AB0DB2">
      <w:pPr>
        <w:pStyle w:val="Heading5"/>
        <w:pPrChange w:author="Ballari, James" w:date="2023-03-24T08:48:00Z" w:id="29">
          <w:pPr/>
        </w:pPrChange>
      </w:pPr>
      <w:r w:rsidRPr="00593113">
        <w:t>Idea 1:</w:t>
      </w:r>
      <w:r>
        <w:t xml:space="preserve"> The Min-Max Approach</w:t>
      </w:r>
    </w:p>
    <w:p w:rsidR="008971F8" w:rsidP="008971F8" w:rsidRDefault="009B406D" w14:paraId="005062D0" w14:textId="4E75E286">
      <w:r>
        <w:t xml:space="preserve">Since this is a </w:t>
      </w:r>
      <w:r w:rsidR="34DFE876">
        <w:t>two-player</w:t>
      </w:r>
      <w:r>
        <w:t xml:space="preserve"> game, The idea here is to create a Min-Max agent </w:t>
      </w:r>
      <w:r w:rsidR="00744DC5">
        <w:t xml:space="preserve">first </w:t>
      </w:r>
      <w:r>
        <w:t xml:space="preserve">using the classic Min-Max </w:t>
      </w:r>
      <w:r w:rsidR="37D522C9">
        <w:t>Algorithm and</w:t>
      </w:r>
      <w:r w:rsidR="002B2B22">
        <w:t xml:space="preserve"> train the Neural </w:t>
      </w:r>
      <w:r w:rsidR="00EF71AF">
        <w:t>N</w:t>
      </w:r>
      <w:r w:rsidR="002B2B22">
        <w:t>etwork model to win against the Min-Max agent</w:t>
      </w:r>
      <w:r w:rsidR="00EF71AF">
        <w:t>.</w:t>
      </w:r>
      <w:r w:rsidR="00D937A4">
        <w:t xml:space="preserve"> However, this require</w:t>
      </w:r>
      <w:r w:rsidR="00EF71AF">
        <w:t>s</w:t>
      </w:r>
      <w:r w:rsidR="00D937A4">
        <w:t xml:space="preserve"> us to develop a solution first and then use the existing solution to solve the current one at hand. Which we were reluctant to do, and wanting to build </w:t>
      </w:r>
      <w:r w:rsidR="00EF71AF">
        <w:t>i</w:t>
      </w:r>
      <w:r w:rsidR="005B3146">
        <w:t>ntelligence from scratch iteratively as though the solution to this problem did not exist</w:t>
      </w:r>
      <w:r w:rsidR="00FA4415">
        <w:t xml:space="preserve"> therefore,</w:t>
      </w:r>
      <w:r w:rsidR="00D80997">
        <w:t xml:space="preserve"> we did not pursue this </w:t>
      </w:r>
      <w:r w:rsidR="00FA4415">
        <w:t>s</w:t>
      </w:r>
      <w:r w:rsidR="0034416E">
        <w:t>olution. However, the Min-Max agent can be useful for testing and</w:t>
      </w:r>
      <w:r w:rsidR="00E71800">
        <w:t xml:space="preserve"> optimizing the neural network agent</w:t>
      </w:r>
      <w:r w:rsidR="1484D750">
        <w:t>,</w:t>
      </w:r>
      <w:r w:rsidR="00E71800">
        <w:t xml:space="preserve"> and a combination of </w:t>
      </w:r>
      <w:r w:rsidR="39C93BB8">
        <w:t xml:space="preserve">the </w:t>
      </w:r>
      <w:r w:rsidR="00E71800">
        <w:t xml:space="preserve">Neural Network agent and Min-Max agent to decrease the overall computation time to find the </w:t>
      </w:r>
      <w:r w:rsidR="008971F8">
        <w:t xml:space="preserve">optimal </w:t>
      </w:r>
      <w:r w:rsidR="00E71800">
        <w:t xml:space="preserve">best solution </w:t>
      </w:r>
      <w:r w:rsidR="00370136">
        <w:t xml:space="preserve">is something that </w:t>
      </w:r>
      <w:r w:rsidR="004014DD">
        <w:t xml:space="preserve">we are interested to </w:t>
      </w:r>
      <w:r w:rsidR="0066155A">
        <w:t>investigate</w:t>
      </w:r>
      <w:r w:rsidR="004014DD">
        <w:t xml:space="preserve">, </w:t>
      </w:r>
      <w:r w:rsidR="00F268C1">
        <w:t>however, we are</w:t>
      </w:r>
      <w:r w:rsidR="004014DD">
        <w:t xml:space="preserve"> parking this idea for </w:t>
      </w:r>
      <w:r w:rsidR="00722D7A">
        <w:t>the time being</w:t>
      </w:r>
      <w:r w:rsidR="004014DD">
        <w:t xml:space="preserve"> for idea 2</w:t>
      </w:r>
      <w:r w:rsidR="008971F8">
        <w:t>.</w:t>
      </w:r>
      <w:r w:rsidR="00370136">
        <w:t xml:space="preserve"> </w:t>
      </w:r>
      <w:r w:rsidR="00210EE0">
        <w:t xml:space="preserve"> </w:t>
      </w:r>
      <w:r w:rsidR="005B3146">
        <w:t xml:space="preserve"> </w:t>
      </w:r>
    </w:p>
    <w:p w:rsidR="008971F8" w:rsidRDefault="008971F8" w14:paraId="0EB5C05F" w14:textId="6BE332EE">
      <w:pPr>
        <w:pStyle w:val="Heading5"/>
        <w:pPrChange w:author="Ballari, James" w:date="2023-03-24T08:48:00Z" w:id="30">
          <w:pPr/>
        </w:pPrChange>
      </w:pPr>
      <w:r w:rsidRPr="00593113">
        <w:t xml:space="preserve">Idea </w:t>
      </w:r>
      <w:r w:rsidR="004014DD">
        <w:t>2</w:t>
      </w:r>
      <w:r w:rsidRPr="00593113">
        <w:t>:</w:t>
      </w:r>
      <w:r>
        <w:t xml:space="preserve"> The Iterative Ground </w:t>
      </w:r>
      <w:r w:rsidR="0001182C">
        <w:t>U</w:t>
      </w:r>
      <w:r>
        <w:t>p Approach</w:t>
      </w:r>
    </w:p>
    <w:p w:rsidR="00501E0F" w:rsidP="00501E0F" w:rsidRDefault="00DE77C6" w14:paraId="6F3B7DDB" w14:textId="59475516">
      <w:r>
        <w:t>The idea here is to</w:t>
      </w:r>
      <w:r w:rsidR="009E3197">
        <w:t xml:space="preserve"> iteratively build </w:t>
      </w:r>
      <w:r w:rsidR="003D6D9F">
        <w:t xml:space="preserve">up </w:t>
      </w:r>
      <w:r w:rsidR="009E3197">
        <w:t xml:space="preserve">an agent by letting it </w:t>
      </w:r>
      <w:r w:rsidR="003D6D9F">
        <w:t xml:space="preserve">play against and </w:t>
      </w:r>
      <w:r w:rsidR="009E3197">
        <w:t>beat a previous</w:t>
      </w:r>
      <w:r w:rsidR="006C23FC">
        <w:t>ly</w:t>
      </w:r>
      <w:r w:rsidR="009E3197">
        <w:t xml:space="preserve"> trained agent</w:t>
      </w:r>
      <w:r w:rsidR="00047257">
        <w:t xml:space="preserve"> such that the current agent is better than the last </w:t>
      </w:r>
      <w:r w:rsidR="575CD867">
        <w:t>agent and</w:t>
      </w:r>
      <w:r w:rsidR="006C23FC">
        <w:t xml:space="preserve"> repeat this process</w:t>
      </w:r>
      <w:r w:rsidR="00047257">
        <w:t>.</w:t>
      </w:r>
      <w:r w:rsidR="006C23FC">
        <w:t xml:space="preserve"> We start off with the base agent, in Iteration 0, which is named as ‘Agent Rock’, which </w:t>
      </w:r>
      <w:r w:rsidR="00343E6D">
        <w:t xml:space="preserve">plays </w:t>
      </w:r>
      <w:r w:rsidR="002362B9">
        <w:t xml:space="preserve">a </w:t>
      </w:r>
      <w:r w:rsidR="00343E6D">
        <w:t>random valid m</w:t>
      </w:r>
      <w:r w:rsidR="002362B9">
        <w:t xml:space="preserve">ove in any given </w:t>
      </w:r>
      <w:r w:rsidR="00772348">
        <w:t>state</w:t>
      </w:r>
      <w:r w:rsidR="002362B9">
        <w:t>.</w:t>
      </w:r>
      <w:r w:rsidR="00772348">
        <w:t xml:space="preserve"> </w:t>
      </w:r>
      <w:r w:rsidR="00CD41B7">
        <w:t xml:space="preserve">From there in Iteration 1, we </w:t>
      </w:r>
      <w:r w:rsidR="00CA5487">
        <w:t xml:space="preserve">build a new agent ‘Agent Iron’ </w:t>
      </w:r>
      <w:r w:rsidR="0036227C">
        <w:t xml:space="preserve">which would beat the previously trained agent and repeat this process. </w:t>
      </w:r>
      <w:r w:rsidR="00A32CCB">
        <w:t>Following</w:t>
      </w:r>
      <w:r w:rsidR="0036227C">
        <w:t xml:space="preserve"> </w:t>
      </w:r>
      <w:r w:rsidR="172C4418">
        <w:t>is</w:t>
      </w:r>
      <w:r w:rsidR="0036227C">
        <w:t xml:space="preserve"> the list of Agents in each Iteration and </w:t>
      </w:r>
      <w:r w:rsidR="7931DC28">
        <w:t>the</w:t>
      </w:r>
      <w:r w:rsidR="0036227C">
        <w:t xml:space="preserve"> name that we have used in the code a</w:t>
      </w:r>
      <w:r w:rsidR="00605CE8">
        <w:t>nd project.</w:t>
      </w:r>
      <w:r w:rsidR="00672410">
        <w:t xml:space="preserve"> Iteration 0: Rock, Iteration 1: Iron, Iteration 2: Gold, Iteration 3: Diamond, Iteration 4: Obsidian, Iteration 5: Quartz. </w:t>
      </w:r>
    </w:p>
    <w:p w:rsidR="00605CE8" w:rsidRDefault="00B21249" w14:paraId="3A0F633C" w14:textId="30F2C280">
      <w:pPr>
        <w:pStyle w:val="Heading6"/>
        <w:pPrChange w:author="Ballari, James" w:date="2023-03-24T08:49:00Z" w:id="31">
          <w:pPr>
            <w:pStyle w:val="Heading3"/>
          </w:pPr>
        </w:pPrChange>
      </w:pPr>
      <w:r>
        <w:t xml:space="preserve">Brief Overview of the </w:t>
      </w:r>
      <w:r w:rsidR="002942AF">
        <w:t>Te</w:t>
      </w:r>
      <w:r w:rsidR="007F57E2">
        <w:t>chniques Used in</w:t>
      </w:r>
      <w:r w:rsidR="00970BB8">
        <w:t xml:space="preserve"> the</w:t>
      </w:r>
      <w:r w:rsidR="007F57E2">
        <w:t xml:space="preserve"> </w:t>
      </w:r>
      <w:r w:rsidR="00501E0F">
        <w:t>Training</w:t>
      </w:r>
      <w:r w:rsidR="007F57E2">
        <w:t>:</w:t>
      </w:r>
    </w:p>
    <w:p w:rsidR="007F57E2" w:rsidP="00E11750" w:rsidRDefault="0E06BD2B" w14:paraId="49F2D599" w14:textId="1EA87D89">
      <w:pPr>
        <w:pStyle w:val="ListParagraph"/>
        <w:numPr>
          <w:ilvl w:val="0"/>
          <w:numId w:val="12"/>
        </w:numPr>
        <w:rPr>
          <w:rStyle w:val="ui-provider"/>
        </w:rPr>
      </w:pPr>
      <w:r w:rsidRPr="735F4273">
        <w:rPr>
          <w:rStyle w:val="ui-provider"/>
        </w:rPr>
        <w:t xml:space="preserve">Deep Learning Using Neural </w:t>
      </w:r>
      <w:r w:rsidRPr="735F4273" w:rsidR="00FF1405">
        <w:rPr>
          <w:rStyle w:val="ui-provider"/>
        </w:rPr>
        <w:t>Network</w:t>
      </w:r>
      <w:r w:rsidRPr="0062346F" w:rsidR="00FF1405">
        <w:rPr>
          <w:vertAlign w:val="superscript"/>
        </w:rPr>
        <w:t xml:space="preserve"> [</w:t>
      </w:r>
      <w:r w:rsidRPr="0062346F" w:rsidR="7B0F5D35">
        <w:rPr>
          <w:vertAlign w:val="superscript"/>
        </w:rPr>
        <w:t>2</w:t>
      </w:r>
      <w:r w:rsidRPr="0062346F" w:rsidR="0DCB2B77">
        <w:rPr>
          <w:vertAlign w:val="superscript"/>
        </w:rPr>
        <w:t>]</w:t>
      </w:r>
    </w:p>
    <w:p w:rsidR="00E07D5C" w:rsidP="00E11750" w:rsidRDefault="153DC4F7" w14:paraId="28E44FFD" w14:textId="121E1E81">
      <w:pPr>
        <w:pStyle w:val="ListParagraph"/>
        <w:numPr>
          <w:ilvl w:val="0"/>
          <w:numId w:val="12"/>
        </w:numPr>
      </w:pPr>
      <w:r>
        <w:t xml:space="preserve">Temporal Difference, </w:t>
      </w:r>
      <w:r w:rsidR="32FCAE24">
        <w:t>Q-Learning</w:t>
      </w:r>
      <w:r w:rsidR="6BFB220E">
        <w:t xml:space="preserve"> </w:t>
      </w:r>
      <w:r w:rsidRPr="0062346F" w:rsidR="743C759B">
        <w:rPr>
          <w:vertAlign w:val="superscript"/>
        </w:rPr>
        <w:t>[</w:t>
      </w:r>
      <w:r w:rsidRPr="0062346F" w:rsidR="400B3582">
        <w:rPr>
          <w:vertAlign w:val="superscript"/>
        </w:rPr>
        <w:t>3</w:t>
      </w:r>
      <w:r w:rsidRPr="0062346F" w:rsidR="407B452D">
        <w:rPr>
          <w:vertAlign w:val="superscript"/>
        </w:rPr>
        <w:t>][</w:t>
      </w:r>
      <w:r w:rsidRPr="0062346F" w:rsidR="00CF8CE7">
        <w:rPr>
          <w:vertAlign w:val="superscript"/>
        </w:rPr>
        <w:t>4</w:t>
      </w:r>
      <w:r w:rsidRPr="0062346F" w:rsidR="407B452D">
        <w:rPr>
          <w:vertAlign w:val="superscript"/>
        </w:rPr>
        <w:t>]</w:t>
      </w:r>
      <w:r w:rsidRPr="0062346F" w:rsidR="05403F7E">
        <w:rPr>
          <w:vertAlign w:val="superscript"/>
        </w:rPr>
        <w:t>[</w:t>
      </w:r>
      <w:r w:rsidRPr="0062346F" w:rsidR="0965B1D5">
        <w:rPr>
          <w:vertAlign w:val="superscript"/>
        </w:rPr>
        <w:t>5]</w:t>
      </w:r>
    </w:p>
    <w:p w:rsidR="00501B9A" w:rsidP="00E11750" w:rsidRDefault="36E901E6" w14:paraId="74A2ABC6" w14:textId="5C004CA9">
      <w:pPr>
        <w:pStyle w:val="ListParagraph"/>
        <w:numPr>
          <w:ilvl w:val="0"/>
          <w:numId w:val="12"/>
        </w:numPr>
        <w:rPr>
          <w:rStyle w:val="ui-provider"/>
        </w:rPr>
      </w:pPr>
      <w:r w:rsidRPr="393EA24A">
        <w:rPr>
          <w:rStyle w:val="ui-provider"/>
        </w:rPr>
        <w:t xml:space="preserve">Experience </w:t>
      </w:r>
      <w:r w:rsidRPr="393EA24A" w:rsidR="5752744A">
        <w:rPr>
          <w:rStyle w:val="ui-provider"/>
        </w:rPr>
        <w:t xml:space="preserve">Replay </w:t>
      </w:r>
      <w:r w:rsidRPr="0062346F" w:rsidR="5752744A">
        <w:rPr>
          <w:rStyle w:val="ui-provider"/>
          <w:vertAlign w:val="superscript"/>
        </w:rPr>
        <w:t>[</w:t>
      </w:r>
      <w:r w:rsidRPr="0062346F" w:rsidR="6BC0EC1D">
        <w:rPr>
          <w:rStyle w:val="ui-provider"/>
          <w:vertAlign w:val="superscript"/>
        </w:rPr>
        <w:t>6</w:t>
      </w:r>
      <w:r w:rsidRPr="0062346F" w:rsidR="6CCD9ABD">
        <w:rPr>
          <w:rStyle w:val="ui-provider"/>
          <w:vertAlign w:val="superscript"/>
        </w:rPr>
        <w:t>]</w:t>
      </w:r>
      <w:r w:rsidRPr="393EA24A">
        <w:rPr>
          <w:rStyle w:val="ui-provider"/>
        </w:rPr>
        <w:t> </w:t>
      </w:r>
    </w:p>
    <w:p w:rsidR="00EC145B" w:rsidP="00E11750" w:rsidRDefault="4BBC85EA" w14:paraId="79FE7993" w14:textId="10674A34">
      <w:pPr>
        <w:pStyle w:val="ListParagraph"/>
        <w:numPr>
          <w:ilvl w:val="0"/>
          <w:numId w:val="12"/>
        </w:numPr>
        <w:rPr>
          <w:rStyle w:val="ui-provider"/>
        </w:rPr>
      </w:pPr>
      <w:r w:rsidRPr="5F308A5D">
        <w:rPr>
          <w:rStyle w:val="ui-provider"/>
        </w:rPr>
        <w:t>Double Q Learning</w:t>
      </w:r>
      <w:r w:rsidRPr="5F308A5D" w:rsidR="11673233">
        <w:rPr>
          <w:rStyle w:val="ui-provider"/>
        </w:rPr>
        <w:t xml:space="preserve"> (</w:t>
      </w:r>
      <w:r w:rsidRPr="5F308A5D" w:rsidR="772EC08C">
        <w:rPr>
          <w:rStyle w:val="ui-provider"/>
        </w:rPr>
        <w:t>DQN</w:t>
      </w:r>
      <w:r w:rsidRPr="5F308A5D" w:rsidR="00FF1405">
        <w:rPr>
          <w:rStyle w:val="ui-provider"/>
        </w:rPr>
        <w:t>)</w:t>
      </w:r>
      <w:r w:rsidRPr="0062346F" w:rsidR="00FF1405">
        <w:rPr>
          <w:rStyle w:val="ui-provider"/>
          <w:vertAlign w:val="superscript"/>
        </w:rPr>
        <w:t xml:space="preserve"> [</w:t>
      </w:r>
      <w:r w:rsidRPr="0062346F" w:rsidR="664645B8">
        <w:rPr>
          <w:rStyle w:val="ui-provider"/>
          <w:vertAlign w:val="superscript"/>
        </w:rPr>
        <w:t>7</w:t>
      </w:r>
      <w:r w:rsidRPr="0062346F" w:rsidR="625461B4">
        <w:rPr>
          <w:rStyle w:val="ui-provider"/>
          <w:vertAlign w:val="superscript"/>
        </w:rPr>
        <w:t>]</w:t>
      </w:r>
    </w:p>
    <w:p w:rsidRPr="00314862" w:rsidR="00314862" w:rsidP="00E11750" w:rsidRDefault="154CEF6E" w14:paraId="1BF4516B" w14:textId="6C46B672">
      <w:pPr>
        <w:pStyle w:val="ListParagraph"/>
        <w:numPr>
          <w:ilvl w:val="0"/>
          <w:numId w:val="12"/>
        </w:numPr>
      </w:pPr>
      <w:r w:rsidRPr="5F308A5D">
        <w:rPr>
          <w:rStyle w:val="ui-provider"/>
        </w:rPr>
        <w:t xml:space="preserve">Epsilon Greedy </w:t>
      </w:r>
      <w:r w:rsidRPr="5F308A5D" w:rsidR="00FF1405">
        <w:rPr>
          <w:rStyle w:val="ui-provider"/>
        </w:rPr>
        <w:t>Method</w:t>
      </w:r>
      <w:r w:rsidRPr="0062346F" w:rsidR="00FF1405">
        <w:rPr>
          <w:rStyle w:val="ui-provider"/>
          <w:vertAlign w:val="superscript"/>
        </w:rPr>
        <w:t xml:space="preserve"> [</w:t>
      </w:r>
      <w:r w:rsidRPr="0062346F" w:rsidR="3880BD99">
        <w:rPr>
          <w:rStyle w:val="ui-provider"/>
          <w:vertAlign w:val="superscript"/>
        </w:rPr>
        <w:t>8</w:t>
      </w:r>
      <w:r w:rsidRPr="0062346F" w:rsidR="7CBEC756">
        <w:rPr>
          <w:rStyle w:val="ui-provider"/>
          <w:vertAlign w:val="superscript"/>
        </w:rPr>
        <w:t>]</w:t>
      </w:r>
    </w:p>
    <w:p w:rsidR="001176C2" w:rsidRDefault="001176C2" w14:paraId="3240FAF6" w14:textId="79144945">
      <w:pPr>
        <w:pStyle w:val="Heading6"/>
        <w:pPrChange w:author="Ballari, James" w:date="2023-03-24T08:49:00Z" w:id="32">
          <w:pPr>
            <w:pStyle w:val="Heading3"/>
          </w:pPr>
        </w:pPrChange>
      </w:pPr>
      <w:r>
        <w:t>Brief Overview of the Training:</w:t>
      </w:r>
    </w:p>
    <w:p w:rsidR="001176C2" w:rsidP="001176C2" w:rsidRDefault="001176C2" w14:paraId="68ECB03A" w14:textId="0BEA84A3">
      <w:pPr>
        <w:pStyle w:val="ListParagraph"/>
        <w:numPr>
          <w:ilvl w:val="0"/>
          <w:numId w:val="11"/>
        </w:numPr>
      </w:pPr>
      <w:r>
        <w:t xml:space="preserve">Data is collected for 10 Games using </w:t>
      </w:r>
      <w:r w:rsidR="2564A8F7">
        <w:t>the epsilon</w:t>
      </w:r>
      <w:r w:rsidR="00534C0E">
        <w:t>-greedy method.</w:t>
      </w:r>
    </w:p>
    <w:p w:rsidRPr="00CB527D" w:rsidR="00534C0E" w:rsidP="001176C2" w:rsidRDefault="005A4752" w14:paraId="2CE7D9D4" w14:textId="03A933CE">
      <w:pPr>
        <w:pStyle w:val="ListParagraph"/>
        <w:numPr>
          <w:ilvl w:val="0"/>
          <w:numId w:val="11"/>
        </w:numPr>
      </w:pPr>
      <w:r>
        <w:t>The neural network is trained</w:t>
      </w:r>
      <w:r w:rsidR="00E239EE">
        <w:t xml:space="preserve"> </w:t>
      </w:r>
      <w:r w:rsidR="00E239EE">
        <w:rPr>
          <w:rFonts w:eastAsiaTheme="minorEastAsia"/>
        </w:rPr>
        <w:t>in batches of 32</w:t>
      </w:r>
      <w:r>
        <w:t xml:space="preserve"> using the data from the 10 Games </w:t>
      </w:r>
      <w:r w:rsidR="00C552EA">
        <w:t>in step 1</w:t>
      </w:r>
      <w:r w:rsidR="00351E84">
        <w:t xml:space="preserve">, </w:t>
      </w:r>
      <w:r>
        <w:t xml:space="preserve">plus </w:t>
      </w:r>
      <w:r w:rsidR="00533ADE">
        <w:t xml:space="preserve">random </w:t>
      </w:r>
      <w:r w:rsidR="005A2984">
        <w:t xml:space="preserve">pool of moves </w:t>
      </w:r>
      <w:r w:rsidR="002D527B">
        <w:t>from experience replay buffer</w:t>
      </w:r>
      <w:r w:rsidR="00283A8E">
        <w:t xml:space="preserve"> </w:t>
      </w:r>
      <w:r w:rsidR="00940106">
        <w:t xml:space="preserve">such that the total number of </w:t>
      </w:r>
      <m:oMath>
        <m:r>
          <w:rPr>
            <w:rFonts w:ascii="Cambria Math" w:hAnsi="Cambria Math"/>
          </w:rPr>
          <m:t>{s,a,s’,a’}</m:t>
        </m:r>
      </m:oMath>
      <w:r w:rsidR="00940106">
        <w:rPr>
          <w:rFonts w:eastAsiaTheme="minorEastAsia"/>
        </w:rPr>
        <w:t xml:space="preserve"> are </w:t>
      </w:r>
      <w:r w:rsidR="00233CCD">
        <w:rPr>
          <w:rFonts w:eastAsiaTheme="minorEastAsia"/>
        </w:rPr>
        <w:t>32*200</w:t>
      </w:r>
      <w:r w:rsidR="00F22AB8">
        <w:rPr>
          <w:rFonts w:eastAsiaTheme="minorEastAsia"/>
        </w:rPr>
        <w:t>.</w:t>
      </w:r>
    </w:p>
    <w:p w:rsidR="00CB527D" w:rsidP="001176C2" w:rsidRDefault="00E90A16" w14:paraId="67A02988" w14:textId="470A62B6">
      <w:pPr>
        <w:pStyle w:val="ListParagraph"/>
        <w:numPr>
          <w:ilvl w:val="0"/>
          <w:numId w:val="11"/>
        </w:numPr>
      </w:pPr>
      <w:r>
        <w:rPr>
          <w:rFonts w:eastAsiaTheme="minorEastAsia"/>
        </w:rPr>
        <w:t>Step 2 is repeated 12 times.</w:t>
      </w:r>
    </w:p>
    <w:p w:rsidR="00F22AB8" w:rsidP="001176C2" w:rsidRDefault="00EF55A8" w14:paraId="58423233" w14:textId="0ED50F62">
      <w:pPr>
        <w:pStyle w:val="ListParagraph"/>
        <w:numPr>
          <w:ilvl w:val="0"/>
          <w:numId w:val="11"/>
        </w:numPr>
      </w:pPr>
      <w:r>
        <w:rPr>
          <w:rFonts w:eastAsiaTheme="minorEastAsia"/>
        </w:rPr>
        <w:t>Steps 1</w:t>
      </w:r>
      <w:r w:rsidR="0072705E">
        <w:rPr>
          <w:rFonts w:eastAsiaTheme="minorEastAsia"/>
        </w:rPr>
        <w:t>, 2, and 3</w:t>
      </w:r>
      <w:r>
        <w:rPr>
          <w:rFonts w:eastAsiaTheme="minorEastAsia"/>
        </w:rPr>
        <w:t xml:space="preserve"> are repeated 30 times, after which the target Q Model is updated.</w:t>
      </w:r>
    </w:p>
    <w:p w:rsidR="0078331B" w:rsidP="478A134B" w:rsidRDefault="6F755115" w14:paraId="44828BDE" w14:textId="446F89BD">
      <w:pPr>
        <w:pStyle w:val="ListParagraph"/>
        <w:numPr>
          <w:ilvl w:val="0"/>
          <w:numId w:val="11"/>
        </w:numPr>
        <w:rPr>
          <w:rFonts w:eastAsiaTheme="minorEastAsia"/>
        </w:rPr>
      </w:pPr>
      <w:r w:rsidRPr="478A134B">
        <w:rPr>
          <w:rFonts w:eastAsiaTheme="minorEastAsia"/>
        </w:rPr>
        <w:t>Steps</w:t>
      </w:r>
      <w:r w:rsidRPr="478A134B" w:rsidR="0078331B">
        <w:rPr>
          <w:rFonts w:eastAsiaTheme="minorEastAsia"/>
        </w:rPr>
        <w:t xml:space="preserve"> 1,</w:t>
      </w:r>
      <w:r w:rsidR="0072705E">
        <w:rPr>
          <w:rFonts w:eastAsiaTheme="minorEastAsia"/>
        </w:rPr>
        <w:t xml:space="preserve"> </w:t>
      </w:r>
      <w:r w:rsidRPr="478A134B" w:rsidR="0078331B">
        <w:rPr>
          <w:rFonts w:eastAsiaTheme="minorEastAsia"/>
        </w:rPr>
        <w:t>2</w:t>
      </w:r>
      <w:r w:rsidR="0072705E">
        <w:rPr>
          <w:rFonts w:eastAsiaTheme="minorEastAsia"/>
        </w:rPr>
        <w:t>,</w:t>
      </w:r>
      <w:r w:rsidR="00DB6A74">
        <w:rPr>
          <w:rFonts w:eastAsiaTheme="minorEastAsia"/>
        </w:rPr>
        <w:t xml:space="preserve"> 3,</w:t>
      </w:r>
      <w:r w:rsidRPr="478A134B" w:rsidR="0078331B">
        <w:rPr>
          <w:rFonts w:eastAsiaTheme="minorEastAsia"/>
        </w:rPr>
        <w:t xml:space="preserve"> and </w:t>
      </w:r>
      <w:r w:rsidR="00DB6A74">
        <w:rPr>
          <w:rFonts w:eastAsiaTheme="minorEastAsia"/>
        </w:rPr>
        <w:t>4</w:t>
      </w:r>
      <w:r w:rsidRPr="478A134B" w:rsidR="0078331B">
        <w:rPr>
          <w:rFonts w:eastAsiaTheme="minorEastAsia"/>
        </w:rPr>
        <w:t xml:space="preserve"> are repeated until the </w:t>
      </w:r>
      <w:r w:rsidR="005117DB">
        <w:rPr>
          <w:rFonts w:eastAsiaTheme="minorEastAsia"/>
        </w:rPr>
        <w:t>a</w:t>
      </w:r>
      <w:r w:rsidRPr="478A134B" w:rsidR="0078331B">
        <w:rPr>
          <w:rFonts w:eastAsiaTheme="minorEastAsia"/>
        </w:rPr>
        <w:t xml:space="preserve">gent wins ten games </w:t>
      </w:r>
      <w:r w:rsidR="00EA4D53">
        <w:rPr>
          <w:rFonts w:eastAsiaTheme="minorEastAsia"/>
        </w:rPr>
        <w:t>sequentially</w:t>
      </w:r>
      <w:r w:rsidR="00314B26">
        <w:rPr>
          <w:rFonts w:eastAsiaTheme="minorEastAsia"/>
        </w:rPr>
        <w:t>,</w:t>
      </w:r>
      <w:r w:rsidR="00EA4D53">
        <w:rPr>
          <w:rFonts w:eastAsiaTheme="minorEastAsia"/>
        </w:rPr>
        <w:t xml:space="preserve"> </w:t>
      </w:r>
      <w:r w:rsidRPr="478A134B" w:rsidR="0078331B">
        <w:rPr>
          <w:rFonts w:eastAsiaTheme="minorEastAsia"/>
        </w:rPr>
        <w:t>a thousand times.</w:t>
      </w:r>
    </w:p>
    <w:p w:rsidR="00A754CB" w:rsidP="478A134B" w:rsidRDefault="00BA7BD2" w14:paraId="00888ED0" w14:textId="1265D1E3">
      <w:pPr>
        <w:rPr>
          <w:rFonts w:asciiTheme="majorHAnsi" w:hAnsiTheme="majorHAnsi" w:eastAsiaTheme="majorEastAsia" w:cstheme="majorBidi"/>
          <w:b/>
          <w:bCs/>
          <w:sz w:val="32"/>
          <w:szCs w:val="32"/>
        </w:rPr>
      </w:pPr>
      <w:r>
        <w:t xml:space="preserve">A lot of inspiration and </w:t>
      </w:r>
      <w:r w:rsidR="00FB1D58">
        <w:t xml:space="preserve">information was collected from Atari Breakout paper/code </w:t>
      </w:r>
      <w:r w:rsidR="001A19F4">
        <w:t>Implementation</w:t>
      </w:r>
      <w:r w:rsidRPr="00D62734" w:rsidR="001A19F4">
        <w:rPr>
          <w:vertAlign w:val="superscript"/>
        </w:rPr>
        <w:t xml:space="preserve"> [</w:t>
      </w:r>
      <w:r w:rsidRPr="00D62734" w:rsidR="0C3F1E38">
        <w:rPr>
          <w:vertAlign w:val="superscript"/>
        </w:rPr>
        <w:t>9</w:t>
      </w:r>
      <w:r w:rsidRPr="00D62734" w:rsidR="57E0FB06">
        <w:rPr>
          <w:vertAlign w:val="superscript"/>
        </w:rPr>
        <w:t>]</w:t>
      </w:r>
      <w:r w:rsidRPr="00D62734" w:rsidR="54DADC13">
        <w:rPr>
          <w:vertAlign w:val="superscript"/>
        </w:rPr>
        <w:t xml:space="preserve"> </w:t>
      </w:r>
      <w:r w:rsidRPr="00D62734" w:rsidR="57E0FB06">
        <w:rPr>
          <w:vertAlign w:val="superscript"/>
        </w:rPr>
        <w:t>[</w:t>
      </w:r>
      <w:r w:rsidRPr="00D62734" w:rsidR="42D47B8F">
        <w:rPr>
          <w:vertAlign w:val="superscript"/>
        </w:rPr>
        <w:t>10</w:t>
      </w:r>
      <w:r w:rsidRPr="00D62734" w:rsidR="6248A210">
        <w:rPr>
          <w:vertAlign w:val="superscript"/>
        </w:rPr>
        <w:t>]</w:t>
      </w:r>
      <w:r w:rsidR="00FB1D58">
        <w:t xml:space="preserve"> </w:t>
      </w:r>
      <w:r w:rsidR="008B17FF">
        <w:t>for this project</w:t>
      </w:r>
      <w:r w:rsidR="00FB1D58">
        <w:t xml:space="preserve"> </w:t>
      </w:r>
      <w:r w:rsidR="00DA1257">
        <w:t xml:space="preserve">to put </w:t>
      </w:r>
      <w:r w:rsidR="008A6C0F">
        <w:t>all</w:t>
      </w:r>
      <w:r w:rsidR="00DA1257">
        <w:t xml:space="preserve"> the above techniques together and </w:t>
      </w:r>
      <w:r w:rsidR="00305D10">
        <w:t xml:space="preserve">to further </w:t>
      </w:r>
      <w:r w:rsidR="00DA1257">
        <w:t>optimize</w:t>
      </w:r>
      <w:r w:rsidR="00305D10">
        <w:t xml:space="preserve"> and update</w:t>
      </w:r>
      <w:r w:rsidR="00DA1257">
        <w:t xml:space="preserve"> the code as per </w:t>
      </w:r>
      <w:r w:rsidR="00A70C0F">
        <w:t>the requirements</w:t>
      </w:r>
      <w:r w:rsidR="004F3BA3">
        <w:t xml:space="preserve"> of this </w:t>
      </w:r>
      <w:r w:rsidR="00245950">
        <w:t>project</w:t>
      </w:r>
      <w:r w:rsidR="00873D56">
        <w:t>.</w:t>
      </w:r>
    </w:p>
    <w:p w:rsidRPr="00AD3853" w:rsidR="00A754CB" w:rsidP="291E69A6" w:rsidRDefault="00A754CB" w14:paraId="663AE810" w14:textId="6846DC61">
      <w:pPr>
        <w:pStyle w:val="Heading1"/>
        <w:numPr>
          <w:ilvl w:val="0"/>
          <w:numId w:val="3"/>
        </w:numPr>
      </w:pPr>
      <w:r>
        <w:t>Requirements</w:t>
      </w:r>
    </w:p>
    <w:p w:rsidR="00C20F6D" w:rsidP="2CDB26F4" w:rsidRDefault="008A3DEB" w14:paraId="75CDA7DA" w14:textId="6D2B865D">
      <w:pPr>
        <w:pStyle w:val="ListParagraph"/>
        <w:numPr>
          <w:ilvl w:val="0"/>
          <w:numId w:val="8"/>
        </w:numPr>
      </w:pPr>
      <w:r w:rsidRPr="008A3DEB">
        <w:t>Knowledge of Python programming language, including concepts such as variables, functions, loops, and conditional statements.</w:t>
      </w:r>
      <w:r w:rsidR="00B91DCE">
        <w:t xml:space="preserve"> </w:t>
      </w:r>
    </w:p>
    <w:p w:rsidR="008A3DEB" w:rsidP="2CDB26F4" w:rsidRDefault="00B91DCE" w14:paraId="12F651C1" w14:textId="0859BDA9">
      <w:pPr>
        <w:pStyle w:val="ListParagraph"/>
        <w:numPr>
          <w:ilvl w:val="0"/>
          <w:numId w:val="8"/>
        </w:numPr>
      </w:pPr>
      <w:r w:rsidRPr="00B91DCE">
        <w:t>Experience with using VS code for coding and debugging.</w:t>
      </w:r>
    </w:p>
    <w:p w:rsidR="00445034" w:rsidP="2CDB26F4" w:rsidRDefault="00445034" w14:paraId="179DB530" w14:textId="671B5323">
      <w:pPr>
        <w:pStyle w:val="ListParagraph"/>
        <w:numPr>
          <w:ilvl w:val="0"/>
          <w:numId w:val="8"/>
        </w:numPr>
      </w:pPr>
      <w:r w:rsidRPr="00445034">
        <w:t>Installation of Anaconda and the creation of a Python 3.9 Anaconda environment.</w:t>
      </w:r>
    </w:p>
    <w:p w:rsidR="00EA4149" w:rsidP="26B4F0C5" w:rsidRDefault="00EA4149" w14:paraId="441D4227" w14:textId="6678EED2">
      <w:pPr>
        <w:pStyle w:val="ListParagraph"/>
        <w:numPr>
          <w:ilvl w:val="0"/>
          <w:numId w:val="8"/>
        </w:numPr>
      </w:pPr>
      <w:r w:rsidRPr="00EA4149">
        <w:t>Installation of the required packages: NumPy, Gymnasium, TensorFlow and Keras.</w:t>
      </w:r>
    </w:p>
    <w:p w:rsidR="00187117" w:rsidP="00211233" w:rsidRDefault="00187117" w14:paraId="45C052CD" w14:textId="47EC592B">
      <w:pPr>
        <w:pStyle w:val="ListParagraph"/>
        <w:numPr>
          <w:ilvl w:val="0"/>
          <w:numId w:val="8"/>
        </w:numPr>
      </w:pPr>
      <w:r w:rsidRPr="00187117">
        <w:t xml:space="preserve">Knowledge of the game </w:t>
      </w:r>
      <w:r w:rsidR="004F5183">
        <w:t>S</w:t>
      </w:r>
      <w:r w:rsidR="33092C23">
        <w:t>uit</w:t>
      </w:r>
      <w:r w:rsidRPr="00187117">
        <w:t xml:space="preserve"> </w:t>
      </w:r>
      <w:r w:rsidR="004F5183">
        <w:t>C</w:t>
      </w:r>
      <w:r w:rsidRPr="00187117">
        <w:t>ollector, including the rules and the actions that the agent can take.</w:t>
      </w:r>
    </w:p>
    <w:p w:rsidR="002B2D2F" w:rsidP="00211233" w:rsidRDefault="002B2D2F" w14:paraId="651A2373" w14:textId="1118621A">
      <w:pPr>
        <w:pStyle w:val="ListParagraph"/>
        <w:numPr>
          <w:ilvl w:val="0"/>
          <w:numId w:val="8"/>
        </w:numPr>
      </w:pPr>
      <w:r w:rsidRPr="002B2D2F">
        <w:t xml:space="preserve">Understanding </w:t>
      </w:r>
      <w:r w:rsidR="007269CA">
        <w:t>the</w:t>
      </w:r>
      <w:r w:rsidRPr="002B2D2F">
        <w:t xml:space="preserve"> reinforcement learning concepts, including Markov </w:t>
      </w:r>
      <w:r w:rsidR="00D177DA">
        <w:t>D</w:t>
      </w:r>
      <w:r w:rsidRPr="002B2D2F">
        <w:t xml:space="preserve">ecision </w:t>
      </w:r>
      <w:r w:rsidR="00D177DA">
        <w:t>P</w:t>
      </w:r>
      <w:r w:rsidRPr="002B2D2F">
        <w:t>rocesses, reward functions, and policy optimization.</w:t>
      </w:r>
    </w:p>
    <w:p w:rsidRPr="00496B60" w:rsidR="00A754CB" w:rsidP="00211233" w:rsidRDefault="34DAA1EF" w14:paraId="50F57503" w14:textId="17CD9B02">
      <w:pPr>
        <w:pStyle w:val="ListParagraph"/>
        <w:numPr>
          <w:ilvl w:val="0"/>
          <w:numId w:val="8"/>
        </w:numPr>
      </w:pPr>
      <w:r>
        <w:t xml:space="preserve">The knowledge of concepts adapted </w:t>
      </w:r>
      <w:r w:rsidR="49EF63A9">
        <w:t xml:space="preserve">in our project such as </w:t>
      </w:r>
      <w:r w:rsidR="7E0F425B">
        <w:t>Neural Network</w:t>
      </w:r>
      <w:r w:rsidR="49EF63A9">
        <w:t xml:space="preserve">s, Deep learning, </w:t>
      </w:r>
      <w:r w:rsidR="79642882">
        <w:t>Epsilon Greedy</w:t>
      </w:r>
      <w:r w:rsidR="79896B4F">
        <w:t>, DQN,</w:t>
      </w:r>
      <w:r w:rsidR="003D0C4B">
        <w:t xml:space="preserve"> Experience Replay.</w:t>
      </w:r>
    </w:p>
    <w:p w:rsidR="00A754CB" w:rsidP="00A754CB" w:rsidRDefault="00A754CB" w14:paraId="651B584D" w14:textId="2440604D">
      <w:pPr>
        <w:pStyle w:val="Heading1"/>
        <w:numPr>
          <w:ilvl w:val="0"/>
          <w:numId w:val="3"/>
        </w:numPr>
      </w:pPr>
      <w:r>
        <w:t>Tasks</w:t>
      </w:r>
    </w:p>
    <w:p w:rsidR="00AD5F24" w:rsidP="00272EED" w:rsidRDefault="00272EED" w14:paraId="035D5481" w14:textId="5E920244">
      <w:pPr>
        <w:pStyle w:val="Heading2"/>
      </w:pPr>
      <w:r>
        <w:t>Project Setup</w:t>
      </w:r>
      <w:r w:rsidR="00CB12DE">
        <w:t xml:space="preserve"> and training the model</w:t>
      </w:r>
      <w:r w:rsidR="00AD7B22">
        <w:t>:</w:t>
      </w:r>
    </w:p>
    <w:p w:rsidR="00EE3847" w:rsidP="00AD5F24" w:rsidRDefault="00127418" w14:paraId="42BE340E" w14:textId="1625EF74">
      <w:r>
        <w:t xml:space="preserve">You can execute the following steps to </w:t>
      </w:r>
      <w:r w:rsidR="1FF10D5F">
        <w:t>set up</w:t>
      </w:r>
      <w:r w:rsidR="00A603F2">
        <w:t xml:space="preserve"> the environment</w:t>
      </w:r>
      <w:r w:rsidR="00B45FF7">
        <w:t xml:space="preserve">. It is assumed that you already have the </w:t>
      </w:r>
      <w:r w:rsidR="002F0299">
        <w:t xml:space="preserve">requirements </w:t>
      </w:r>
      <w:r w:rsidR="006865AB">
        <w:t>specified above.</w:t>
      </w:r>
    </w:p>
    <w:p w:rsidRPr="00B56B96" w:rsidR="00B56B96" w:rsidP="00EE3847" w:rsidRDefault="00A2346E" w14:paraId="59C4A5B1" w14:textId="77777777">
      <w:pPr>
        <w:pStyle w:val="ListParagraph"/>
        <w:numPr>
          <w:ilvl w:val="0"/>
          <w:numId w:val="9"/>
        </w:numPr>
        <w:rPr>
          <w:rFonts w:eastAsia="Times New Roman" w:cs="Times New Roman"/>
          <w:szCs w:val="24"/>
        </w:rPr>
      </w:pPr>
      <w:r w:rsidRPr="3A70A31B">
        <w:rPr>
          <w:rFonts w:eastAsia="Times New Roman" w:cs="Times New Roman"/>
          <w:szCs w:val="24"/>
        </w:rPr>
        <w:t xml:space="preserve">Install Anaconda from the official Anaconda website. </w:t>
      </w:r>
    </w:p>
    <w:p w:rsidRPr="00954991" w:rsidR="00954991" w:rsidP="00EE3847" w:rsidRDefault="00927CC2" w14:paraId="4B2F5E13" w14:textId="1E620A64">
      <w:pPr>
        <w:pStyle w:val="ListParagraph"/>
        <w:numPr>
          <w:ilvl w:val="0"/>
          <w:numId w:val="9"/>
        </w:numPr>
        <w:rPr>
          <w:rFonts w:eastAsia="Times New Roman" w:cs="Times New Roman"/>
          <w:szCs w:val="24"/>
        </w:rPr>
      </w:pPr>
      <w:r w:rsidRPr="3A70A31B">
        <w:rPr>
          <w:rFonts w:eastAsia="Times New Roman" w:cs="Times New Roman"/>
          <w:szCs w:val="24"/>
        </w:rPr>
        <w:t xml:space="preserve">Open the terminal </w:t>
      </w:r>
      <w:r w:rsidRPr="3A70A31B" w:rsidR="00276277">
        <w:rPr>
          <w:rFonts w:eastAsia="Times New Roman" w:cs="Times New Roman"/>
          <w:szCs w:val="24"/>
        </w:rPr>
        <w:t>and run the following command</w:t>
      </w:r>
      <w:r w:rsidRPr="3A70A31B" w:rsidR="00D15F97">
        <w:rPr>
          <w:rFonts w:eastAsia="Times New Roman" w:cs="Times New Roman"/>
          <w:szCs w:val="24"/>
        </w:rPr>
        <w:t xml:space="preserve"> to c</w:t>
      </w:r>
      <w:r w:rsidRPr="3A70A31B" w:rsidR="00F3230B">
        <w:rPr>
          <w:rFonts w:eastAsia="Times New Roman" w:cs="Times New Roman"/>
          <w:szCs w:val="24"/>
        </w:rPr>
        <w:t xml:space="preserve">reate </w:t>
      </w:r>
      <w:r w:rsidRPr="3A70A31B" w:rsidR="00EA50AA">
        <w:rPr>
          <w:rFonts w:eastAsia="Times New Roman" w:cs="Times New Roman"/>
          <w:szCs w:val="24"/>
        </w:rPr>
        <w:t>a new conda environment</w:t>
      </w:r>
      <w:r w:rsidRPr="3A70A31B" w:rsidR="00F72463">
        <w:rPr>
          <w:rFonts w:eastAsia="Times New Roman" w:cs="Times New Roman"/>
          <w:szCs w:val="24"/>
        </w:rPr>
        <w:t>:</w:t>
      </w:r>
      <w:r w:rsidR="00CD2A25">
        <w:t xml:space="preserve"> </w:t>
      </w:r>
      <w:r w:rsidRPr="00DA0CFB" w:rsidR="00F72463">
        <w:rPr>
          <w:rFonts w:ascii="Consolas" w:hAnsi="Consolas" w:eastAsia="Times New Roman" w:cs="Times New Roman"/>
          <w:i/>
          <w:color w:val="808080" w:themeColor="background1" w:themeShade="80"/>
          <w:sz w:val="20"/>
          <w:szCs w:val="20"/>
        </w:rPr>
        <w:t xml:space="preserve">&gt; </w:t>
      </w:r>
      <w:r w:rsidRPr="00DA0CFB" w:rsidR="002011B9">
        <w:rPr>
          <w:rFonts w:ascii="Consolas" w:hAnsi="Consolas" w:eastAsia="Times New Roman" w:cs="Times New Roman"/>
          <w:i/>
          <w:color w:val="808080" w:themeColor="background1" w:themeShade="80"/>
          <w:sz w:val="20"/>
          <w:szCs w:val="20"/>
        </w:rPr>
        <w:t xml:space="preserve">conda create -n gputest python=3.9 </w:t>
      </w:r>
    </w:p>
    <w:p w:rsidRPr="00B045DE" w:rsidR="00B045DE" w:rsidP="001D7A6F" w:rsidRDefault="00E9367A" w14:paraId="6A5B4A06" w14:textId="43C0CFCD">
      <w:pPr>
        <w:pStyle w:val="ListParagraph"/>
        <w:numPr>
          <w:ilvl w:val="0"/>
          <w:numId w:val="9"/>
        </w:numPr>
        <w:jc w:val="left"/>
        <w:rPr>
          <w:rFonts w:eastAsia="Times New Roman" w:cs="Times New Roman"/>
          <w:szCs w:val="24"/>
        </w:rPr>
      </w:pPr>
      <w:r w:rsidRPr="3A70A31B">
        <w:rPr>
          <w:rFonts w:eastAsia="Times New Roman" w:cs="Times New Roman"/>
          <w:szCs w:val="24"/>
        </w:rPr>
        <w:t xml:space="preserve">Activate the </w:t>
      </w:r>
      <w:r w:rsidRPr="3A70A31B" w:rsidR="00BB109B">
        <w:rPr>
          <w:rFonts w:eastAsia="Times New Roman" w:cs="Times New Roman"/>
          <w:szCs w:val="24"/>
        </w:rPr>
        <w:t>conda environment using the following command:</w:t>
      </w:r>
      <w:r w:rsidR="00CD2A25">
        <w:t xml:space="preserve"> </w:t>
      </w:r>
      <w:r w:rsidRPr="00DA0CFB" w:rsidR="00BB109B">
        <w:rPr>
          <w:rFonts w:ascii="Consolas" w:hAnsi="Consolas" w:eastAsia="Times New Roman" w:cs="Times New Roman"/>
          <w:i/>
          <w:color w:val="808080" w:themeColor="background1" w:themeShade="80"/>
          <w:sz w:val="20"/>
          <w:szCs w:val="20"/>
        </w:rPr>
        <w:t xml:space="preserve">&gt; </w:t>
      </w:r>
      <w:r w:rsidRPr="00DA0CFB" w:rsidR="00963D18">
        <w:rPr>
          <w:rFonts w:ascii="Consolas" w:hAnsi="Consolas" w:eastAsia="Times New Roman" w:cs="Times New Roman"/>
          <w:i/>
          <w:color w:val="808080" w:themeColor="background1" w:themeShade="80"/>
          <w:sz w:val="20"/>
          <w:szCs w:val="20"/>
        </w:rPr>
        <w:t>conda activate gputest</w:t>
      </w:r>
      <w:r w:rsidRPr="3A70A31B" w:rsidR="00963D18">
        <w:rPr>
          <w:rFonts w:eastAsia="Times New Roman" w:cs="Times New Roman"/>
          <w:szCs w:val="24"/>
        </w:rPr>
        <w:t xml:space="preserve"> </w:t>
      </w:r>
    </w:p>
    <w:p w:rsidRPr="00CD2A25" w:rsidR="00C6148D" w:rsidP="001D7A6F" w:rsidRDefault="00B045DE" w14:paraId="5F1A766C" w14:textId="6B83FA1D">
      <w:pPr>
        <w:pStyle w:val="ListParagraph"/>
        <w:numPr>
          <w:ilvl w:val="0"/>
          <w:numId w:val="9"/>
        </w:numPr>
        <w:jc w:val="left"/>
        <w:rPr>
          <w:rFonts w:eastAsia="Times New Roman" w:cs="Times New Roman"/>
          <w:i/>
          <w:szCs w:val="24"/>
        </w:rPr>
      </w:pPr>
      <w:r w:rsidRPr="3A70A31B">
        <w:rPr>
          <w:rFonts w:eastAsia="Times New Roman" w:cs="Times New Roman"/>
          <w:szCs w:val="24"/>
        </w:rPr>
        <w:t>Install gymnasium:</w:t>
      </w:r>
      <w:r w:rsidR="00CD2A25">
        <w:t xml:space="preserve"> </w:t>
      </w:r>
      <w:r w:rsidRPr="00DA0CFB" w:rsidR="00892742">
        <w:rPr>
          <w:rFonts w:ascii="Consolas" w:hAnsi="Consolas" w:eastAsia="Times New Roman" w:cs="Times New Roman"/>
          <w:i/>
          <w:color w:val="808080" w:themeColor="background1" w:themeShade="80"/>
          <w:sz w:val="20"/>
          <w:szCs w:val="20"/>
        </w:rPr>
        <w:t xml:space="preserve">&gt; </w:t>
      </w:r>
      <w:r w:rsidRPr="00DA0CFB" w:rsidR="0042102E">
        <w:rPr>
          <w:rFonts w:ascii="Consolas" w:hAnsi="Consolas" w:eastAsia="Times New Roman" w:cs="Times New Roman"/>
          <w:i/>
          <w:color w:val="808080" w:themeColor="background1" w:themeShade="80"/>
          <w:sz w:val="20"/>
          <w:szCs w:val="20"/>
        </w:rPr>
        <w:t>pip install gymnasium</w:t>
      </w:r>
      <w:r w:rsidRPr="00CD2A25" w:rsidR="0042102E">
        <w:rPr>
          <w:rFonts w:eastAsia="Times New Roman" w:cs="Times New Roman"/>
          <w:i/>
          <w:szCs w:val="24"/>
        </w:rPr>
        <w:t xml:space="preserve"> </w:t>
      </w:r>
    </w:p>
    <w:p w:rsidRPr="003A2875" w:rsidR="003A2875" w:rsidP="001D7A6F" w:rsidRDefault="00830DB7" w14:paraId="5DAFD614" w14:textId="4AE91A5A">
      <w:pPr>
        <w:pStyle w:val="ListParagraph"/>
        <w:numPr>
          <w:ilvl w:val="0"/>
          <w:numId w:val="9"/>
        </w:numPr>
        <w:jc w:val="left"/>
        <w:rPr>
          <w:rFonts w:eastAsia="Times New Roman" w:cs="Times New Roman"/>
          <w:szCs w:val="24"/>
        </w:rPr>
      </w:pPr>
      <w:r w:rsidRPr="3A70A31B">
        <w:rPr>
          <w:rFonts w:eastAsia="Times New Roman" w:cs="Times New Roman"/>
          <w:szCs w:val="24"/>
        </w:rPr>
        <w:t xml:space="preserve">Install </w:t>
      </w:r>
      <w:r w:rsidR="009E23C7">
        <w:rPr>
          <w:rFonts w:eastAsia="Times New Roman" w:cs="Times New Roman"/>
          <w:szCs w:val="24"/>
        </w:rPr>
        <w:t>T</w:t>
      </w:r>
      <w:r w:rsidRPr="3A70A31B">
        <w:rPr>
          <w:rFonts w:eastAsia="Times New Roman" w:cs="Times New Roman"/>
          <w:szCs w:val="24"/>
        </w:rPr>
        <w:t>ensor</w:t>
      </w:r>
      <w:r w:rsidR="009E23C7">
        <w:rPr>
          <w:rFonts w:eastAsia="Times New Roman" w:cs="Times New Roman"/>
          <w:szCs w:val="24"/>
        </w:rPr>
        <w:t>F</w:t>
      </w:r>
      <w:r w:rsidRPr="3A70A31B">
        <w:rPr>
          <w:rFonts w:eastAsia="Times New Roman" w:cs="Times New Roman"/>
          <w:szCs w:val="24"/>
        </w:rPr>
        <w:t>low</w:t>
      </w:r>
      <w:r w:rsidRPr="3A70A31B" w:rsidR="00112EEE">
        <w:rPr>
          <w:rFonts w:eastAsia="Times New Roman" w:cs="Times New Roman"/>
          <w:szCs w:val="24"/>
        </w:rPr>
        <w:t xml:space="preserve"> using:</w:t>
      </w:r>
      <w:r w:rsidR="00CD2A25">
        <w:t xml:space="preserve"> </w:t>
      </w:r>
      <w:r w:rsidRPr="00DA0CFB" w:rsidR="00112EEE">
        <w:rPr>
          <w:rFonts w:ascii="Consolas" w:hAnsi="Consolas" w:eastAsia="Times New Roman" w:cs="Times New Roman"/>
          <w:i/>
          <w:color w:val="808080" w:themeColor="background1" w:themeShade="80"/>
          <w:sz w:val="20"/>
          <w:szCs w:val="20"/>
        </w:rPr>
        <w:t>&gt; conda install tensorflow</w:t>
      </w:r>
      <w:r w:rsidRPr="3A70A31B">
        <w:rPr>
          <w:rFonts w:eastAsia="Times New Roman" w:cs="Times New Roman"/>
          <w:szCs w:val="24"/>
        </w:rPr>
        <w:t xml:space="preserve"> </w:t>
      </w:r>
    </w:p>
    <w:p w:rsidRPr="00CD2A25" w:rsidR="0028029F" w:rsidP="001D7A6F" w:rsidRDefault="003A2875" w14:paraId="3751459D" w14:textId="5D811A81">
      <w:pPr>
        <w:pStyle w:val="ListParagraph"/>
        <w:numPr>
          <w:ilvl w:val="0"/>
          <w:numId w:val="9"/>
        </w:numPr>
        <w:jc w:val="left"/>
        <w:rPr>
          <w:rFonts w:eastAsia="Times New Roman" w:cs="Times New Roman"/>
          <w:i/>
          <w:szCs w:val="24"/>
        </w:rPr>
      </w:pPr>
      <w:r w:rsidRPr="3A70A31B">
        <w:rPr>
          <w:rFonts w:eastAsia="Times New Roman" w:cs="Times New Roman"/>
          <w:szCs w:val="24"/>
        </w:rPr>
        <w:t>N</w:t>
      </w:r>
      <w:r w:rsidRPr="3A70A31B" w:rsidR="00073AFD">
        <w:rPr>
          <w:rFonts w:eastAsia="Times New Roman" w:cs="Times New Roman"/>
          <w:szCs w:val="24"/>
        </w:rPr>
        <w:t>ext</w:t>
      </w:r>
      <w:r w:rsidRPr="3A70A31B" w:rsidR="00E973B5">
        <w:rPr>
          <w:rFonts w:eastAsia="Times New Roman" w:cs="Times New Roman"/>
          <w:szCs w:val="24"/>
        </w:rPr>
        <w:t xml:space="preserve">, we need to install </w:t>
      </w:r>
      <w:r w:rsidR="009E23C7">
        <w:rPr>
          <w:rFonts w:eastAsia="Times New Roman" w:cs="Times New Roman"/>
          <w:szCs w:val="24"/>
        </w:rPr>
        <w:t>K</w:t>
      </w:r>
      <w:r w:rsidRPr="3A70A31B" w:rsidR="00E973B5">
        <w:rPr>
          <w:rFonts w:eastAsia="Times New Roman" w:cs="Times New Roman"/>
          <w:szCs w:val="24"/>
        </w:rPr>
        <w:t>eras:</w:t>
      </w:r>
      <w:r w:rsidR="00CD2A25">
        <w:t xml:space="preserve"> </w:t>
      </w:r>
      <w:r w:rsidRPr="00DA0CFB" w:rsidR="008F3B56">
        <w:rPr>
          <w:rFonts w:ascii="Consolas" w:hAnsi="Consolas" w:eastAsia="Times New Roman" w:cs="Times New Roman"/>
          <w:i/>
          <w:color w:val="808080" w:themeColor="background1" w:themeShade="80"/>
          <w:sz w:val="20"/>
          <w:szCs w:val="20"/>
        </w:rPr>
        <w:t xml:space="preserve">&gt; </w:t>
      </w:r>
      <w:r w:rsidRPr="00DA0CFB" w:rsidR="00D423F3">
        <w:rPr>
          <w:rFonts w:ascii="Consolas" w:hAnsi="Consolas" w:eastAsia="Times New Roman" w:cs="Times New Roman"/>
          <w:i/>
          <w:color w:val="808080" w:themeColor="background1" w:themeShade="80"/>
          <w:sz w:val="20"/>
          <w:szCs w:val="20"/>
        </w:rPr>
        <w:t>conda install tensorflow.keras</w:t>
      </w:r>
      <w:r w:rsidRPr="00DA0CFB" w:rsidR="00D423F3">
        <w:rPr>
          <w:rFonts w:eastAsia="Times New Roman" w:cs="Times New Roman"/>
          <w:i/>
          <w:color w:val="808080" w:themeColor="background1" w:themeShade="80"/>
          <w:sz w:val="20"/>
          <w:szCs w:val="20"/>
        </w:rPr>
        <w:t xml:space="preserve"> </w:t>
      </w:r>
    </w:p>
    <w:p w:rsidRPr="006F17B1" w:rsidR="089FC2CA" w:rsidP="089FC2CA" w:rsidRDefault="0028029F" w14:paraId="159CD6F1" w14:textId="2D8B20D6">
      <w:pPr>
        <w:pStyle w:val="ListParagraph"/>
        <w:numPr>
          <w:ilvl w:val="0"/>
          <w:numId w:val="9"/>
        </w:numPr>
      </w:pPr>
      <w:r w:rsidRPr="5A7E9B89">
        <w:rPr>
          <w:rFonts w:eastAsia="Times New Roman" w:cs="Times New Roman"/>
        </w:rPr>
        <w:t>Finally</w:t>
      </w:r>
      <w:r w:rsidRPr="5A7E9B89" w:rsidR="00292FD6">
        <w:rPr>
          <w:rFonts w:eastAsia="Times New Roman" w:cs="Times New Roman"/>
        </w:rPr>
        <w:t xml:space="preserve">, </w:t>
      </w:r>
      <w:r w:rsidRPr="5A7E9B89" w:rsidR="00412F19">
        <w:rPr>
          <w:rFonts w:eastAsia="Times New Roman" w:cs="Times New Roman"/>
        </w:rPr>
        <w:t xml:space="preserve">unzip </w:t>
      </w:r>
      <w:r w:rsidRPr="5A7E9B89" w:rsidR="00434C3A">
        <w:rPr>
          <w:rFonts w:eastAsia="Times New Roman" w:cs="Times New Roman"/>
        </w:rPr>
        <w:t>Raider_Squad_prototype1_V1</w:t>
      </w:r>
      <w:r w:rsidRPr="5A7E9B89" w:rsidR="003812A1">
        <w:rPr>
          <w:rFonts w:eastAsia="Times New Roman" w:cs="Times New Roman"/>
        </w:rPr>
        <w:t>.zip</w:t>
      </w:r>
      <w:r w:rsidRPr="5A7E9B89" w:rsidR="003343B9">
        <w:rPr>
          <w:rFonts w:eastAsia="Times New Roman" w:cs="Times New Roman"/>
        </w:rPr>
        <w:t xml:space="preserve"> and extract all the </w:t>
      </w:r>
      <w:r w:rsidRPr="5A7E9B89" w:rsidR="00FB265B">
        <w:rPr>
          <w:rFonts w:eastAsia="Times New Roman" w:cs="Times New Roman"/>
        </w:rPr>
        <w:t>files to get started.</w:t>
      </w:r>
    </w:p>
    <w:p w:rsidR="6F5B30DB" w:rsidP="6F5B30DB" w:rsidRDefault="006F17B1" w14:paraId="7A4534CA" w14:textId="5F1DFBF1">
      <w:pPr>
        <w:pStyle w:val="ListParagraph"/>
        <w:numPr>
          <w:ilvl w:val="0"/>
          <w:numId w:val="9"/>
        </w:numPr>
        <w:rPr>
          <w:rFonts w:eastAsia="Times New Roman" w:cs="Times New Roman"/>
        </w:rPr>
      </w:pPr>
      <w:r>
        <w:rPr>
          <w:rFonts w:eastAsia="Times New Roman" w:cs="Times New Roman"/>
        </w:rPr>
        <w:t>To</w:t>
      </w:r>
      <w:r w:rsidR="005E7981">
        <w:rPr>
          <w:rFonts w:eastAsia="Times New Roman" w:cs="Times New Roman"/>
        </w:rPr>
        <w:t xml:space="preserve"> Train</w:t>
      </w:r>
      <w:r>
        <w:rPr>
          <w:rFonts w:eastAsia="Times New Roman" w:cs="Times New Roman"/>
        </w:rPr>
        <w:t xml:space="preserve"> Phase 1,</w:t>
      </w:r>
      <w:r w:rsidR="00A57854">
        <w:rPr>
          <w:rFonts w:eastAsia="Times New Roman" w:cs="Times New Roman"/>
        </w:rPr>
        <w:t xml:space="preserve"> navigate to </w:t>
      </w:r>
      <w:r w:rsidRPr="033FB1E8" w:rsidR="643FBC33">
        <w:rPr>
          <w:rFonts w:eastAsia="Times New Roman" w:cs="Times New Roman"/>
        </w:rPr>
        <w:t>phase1.py file</w:t>
      </w:r>
      <w:r w:rsidR="00A57854">
        <w:rPr>
          <w:rFonts w:eastAsia="Times New Roman" w:cs="Times New Roman"/>
        </w:rPr>
        <w:t xml:space="preserve"> a</w:t>
      </w:r>
      <w:r w:rsidR="0048133B">
        <w:rPr>
          <w:rFonts w:eastAsia="Times New Roman" w:cs="Times New Roman"/>
        </w:rPr>
        <w:t xml:space="preserve">nd run </w:t>
      </w:r>
      <w:r w:rsidRPr="00DA0CFB" w:rsidR="0048133B">
        <w:rPr>
          <w:rFonts w:ascii="Consolas" w:hAnsi="Consolas" w:eastAsia="Times New Roman" w:cs="Times New Roman"/>
          <w:i/>
          <w:color w:val="808080" w:themeColor="background1" w:themeShade="80"/>
          <w:sz w:val="20"/>
          <w:szCs w:val="20"/>
        </w:rPr>
        <w:t xml:space="preserve">&gt; </w:t>
      </w:r>
      <w:r w:rsidR="0048133B">
        <w:rPr>
          <w:rFonts w:ascii="Consolas" w:hAnsi="Consolas" w:eastAsia="Times New Roman" w:cs="Times New Roman"/>
          <w:i/>
          <w:color w:val="808080" w:themeColor="background1" w:themeShade="80"/>
          <w:sz w:val="20"/>
          <w:szCs w:val="20"/>
        </w:rPr>
        <w:t>python</w:t>
      </w:r>
      <w:r w:rsidRPr="00DA0CFB" w:rsidR="0048133B">
        <w:rPr>
          <w:rFonts w:ascii="Consolas" w:hAnsi="Consolas" w:eastAsia="Times New Roman" w:cs="Times New Roman"/>
          <w:i/>
          <w:color w:val="808080" w:themeColor="background1" w:themeShade="80"/>
          <w:sz w:val="20"/>
          <w:szCs w:val="20"/>
        </w:rPr>
        <w:t xml:space="preserve"> </w:t>
      </w:r>
      <w:r w:rsidR="0048133B">
        <w:rPr>
          <w:rFonts w:ascii="Consolas" w:hAnsi="Consolas" w:eastAsia="Times New Roman" w:cs="Times New Roman"/>
          <w:i/>
          <w:color w:val="808080" w:themeColor="background1" w:themeShade="80"/>
          <w:sz w:val="20"/>
          <w:szCs w:val="20"/>
        </w:rPr>
        <w:t xml:space="preserve">phase1.py </w:t>
      </w:r>
    </w:p>
    <w:p w:rsidRPr="007E3F4E" w:rsidR="007E3F4E" w:rsidP="007A6124" w:rsidRDefault="005E7981" w14:paraId="72746567" w14:textId="530F44A2">
      <w:pPr>
        <w:pStyle w:val="ListParagraph"/>
        <w:numPr>
          <w:ilvl w:val="0"/>
          <w:numId w:val="9"/>
        </w:numPr>
        <w:jc w:val="left"/>
      </w:pPr>
      <w:r>
        <w:rPr>
          <w:rFonts w:eastAsia="Times New Roman" w:cs="Times New Roman"/>
        </w:rPr>
        <w:t>Train</w:t>
      </w:r>
      <w:r w:rsidR="007D5702">
        <w:rPr>
          <w:rFonts w:eastAsia="Times New Roman" w:cs="Times New Roman"/>
        </w:rPr>
        <w:t>ing</w:t>
      </w:r>
      <w:r>
        <w:rPr>
          <w:rFonts w:eastAsia="Times New Roman" w:cs="Times New Roman"/>
        </w:rPr>
        <w:t xml:space="preserve"> </w:t>
      </w:r>
      <w:r w:rsidR="0075424D">
        <w:rPr>
          <w:rFonts w:eastAsia="Times New Roman" w:cs="Times New Roman"/>
        </w:rPr>
        <w:t xml:space="preserve">in </w:t>
      </w:r>
      <w:r>
        <w:rPr>
          <w:rFonts w:eastAsia="Times New Roman" w:cs="Times New Roman"/>
        </w:rPr>
        <w:t>Phase 2</w:t>
      </w:r>
      <w:r w:rsidR="00C24012">
        <w:rPr>
          <w:rFonts w:eastAsia="Times New Roman" w:cs="Times New Roman"/>
        </w:rPr>
        <w:t>:</w:t>
      </w:r>
      <w:r>
        <w:rPr>
          <w:rFonts w:eastAsia="Times New Roman" w:cs="Times New Roman"/>
        </w:rPr>
        <w:t xml:space="preserve"> </w:t>
      </w:r>
      <w:r w:rsidR="00B70C35">
        <w:rPr>
          <w:rFonts w:eastAsia="Times New Roman" w:cs="Times New Roman"/>
        </w:rPr>
        <w:t xml:space="preserve">it is assumed that </w:t>
      </w:r>
      <w:r w:rsidR="00686C01">
        <w:rPr>
          <w:rFonts w:eastAsia="Times New Roman" w:cs="Times New Roman"/>
        </w:rPr>
        <w:t xml:space="preserve">conda </w:t>
      </w:r>
      <w:r w:rsidR="001D17F9">
        <w:rPr>
          <w:rFonts w:eastAsia="Times New Roman" w:cs="Times New Roman"/>
        </w:rPr>
        <w:t xml:space="preserve">environment is set using </w:t>
      </w:r>
      <w:r w:rsidR="001D17F9">
        <w:rPr>
          <w:rFonts w:ascii="Consolas" w:hAnsi="Consolas" w:eastAsia="Times New Roman" w:cs="Times New Roman"/>
          <w:i/>
          <w:color w:val="808080" w:themeColor="background1" w:themeShade="80"/>
          <w:sz w:val="20"/>
          <w:szCs w:val="20"/>
        </w:rPr>
        <w:t>&gt; c</w:t>
      </w:r>
      <w:r w:rsidRPr="000C07A1" w:rsidR="001D17F9">
        <w:rPr>
          <w:rFonts w:ascii="Consolas" w:hAnsi="Consolas" w:eastAsia="Times New Roman" w:cs="Times New Roman"/>
          <w:i/>
          <w:color w:val="808080" w:themeColor="background1" w:themeShade="80"/>
          <w:sz w:val="20"/>
          <w:szCs w:val="20"/>
        </w:rPr>
        <w:t xml:space="preserve">onda activate </w:t>
      </w:r>
      <w:r w:rsidRPr="000C07A1" w:rsidR="00027A6C">
        <w:rPr>
          <w:rFonts w:ascii="Consolas" w:hAnsi="Consolas" w:eastAsia="Times New Roman" w:cs="Times New Roman"/>
          <w:i/>
          <w:color w:val="808080" w:themeColor="background1" w:themeShade="80"/>
          <w:sz w:val="20"/>
          <w:szCs w:val="20"/>
        </w:rPr>
        <w:t>gputest</w:t>
      </w:r>
      <w:r w:rsidR="00027A6C">
        <w:rPr>
          <w:rFonts w:eastAsia="Times New Roman" w:cs="Times New Roman"/>
        </w:rPr>
        <w:t xml:space="preserve"> and</w:t>
      </w:r>
      <w:r w:rsidR="00303A41">
        <w:rPr>
          <w:rFonts w:eastAsia="Times New Roman" w:cs="Times New Roman"/>
        </w:rPr>
        <w:t xml:space="preserve"> the </w:t>
      </w:r>
      <w:r w:rsidR="000D01E4">
        <w:rPr>
          <w:rFonts w:eastAsia="Times New Roman" w:cs="Times New Roman"/>
        </w:rPr>
        <w:t>command prompt</w:t>
      </w:r>
      <w:r w:rsidR="00303A41">
        <w:rPr>
          <w:rFonts w:eastAsia="Times New Roman" w:cs="Times New Roman"/>
        </w:rPr>
        <w:t xml:space="preserve"> is pointing to</w:t>
      </w:r>
      <w:r w:rsidR="005530AD">
        <w:rPr>
          <w:rFonts w:eastAsia="Times New Roman" w:cs="Times New Roman"/>
        </w:rPr>
        <w:t xml:space="preserve"> ‘</w:t>
      </w:r>
      <w:r w:rsidRPr="00051AF7" w:rsidR="00D26540">
        <w:rPr>
          <w:rFonts w:ascii="Consolas" w:hAnsi="Consolas" w:eastAsia="Times New Roman" w:cs="Times New Roman"/>
          <w:i/>
          <w:color w:val="808080" w:themeColor="background1" w:themeShade="80"/>
          <w:sz w:val="20"/>
          <w:szCs w:val="20"/>
        </w:rPr>
        <w:t>&lt;extract_directory&gt;/Raider_Squad_prototype1_V1</w:t>
      </w:r>
      <w:r w:rsidR="00B87C8A">
        <w:rPr>
          <w:rFonts w:ascii="Consolas" w:hAnsi="Consolas" w:eastAsia="Times New Roman" w:cs="Times New Roman"/>
          <w:i/>
          <w:color w:val="808080" w:themeColor="background1" w:themeShade="80"/>
          <w:sz w:val="20"/>
          <w:szCs w:val="20"/>
        </w:rPr>
        <w:t>/</w:t>
      </w:r>
      <w:r w:rsidRPr="00051AF7" w:rsidR="00D26540">
        <w:rPr>
          <w:rFonts w:ascii="Consolas" w:hAnsi="Consolas" w:eastAsia="Times New Roman" w:cs="Times New Roman"/>
          <w:i/>
          <w:color w:val="808080" w:themeColor="background1" w:themeShade="80"/>
          <w:sz w:val="20"/>
          <w:szCs w:val="20"/>
        </w:rPr>
        <w:t>Train</w:t>
      </w:r>
      <w:r w:rsidR="00B87C8A">
        <w:rPr>
          <w:rFonts w:ascii="Consolas" w:hAnsi="Consolas" w:eastAsia="Times New Roman" w:cs="Times New Roman"/>
          <w:i/>
          <w:color w:val="808080" w:themeColor="background1" w:themeShade="80"/>
          <w:sz w:val="20"/>
          <w:szCs w:val="20"/>
        </w:rPr>
        <w:t>/</w:t>
      </w:r>
      <w:r w:rsidRPr="00051AF7" w:rsidR="00D26540">
        <w:rPr>
          <w:rFonts w:ascii="Consolas" w:hAnsi="Consolas" w:eastAsia="Times New Roman" w:cs="Times New Roman"/>
          <w:i/>
          <w:color w:val="808080" w:themeColor="background1" w:themeShade="80"/>
          <w:sz w:val="20"/>
          <w:szCs w:val="20"/>
        </w:rPr>
        <w:t>Phase2</w:t>
      </w:r>
      <w:r w:rsidR="00D26540">
        <w:rPr>
          <w:rFonts w:ascii="Consolas" w:hAnsi="Consolas" w:eastAsia="Times New Roman" w:cs="Times New Roman"/>
          <w:i/>
          <w:color w:val="808080" w:themeColor="background1" w:themeShade="80"/>
          <w:sz w:val="20"/>
          <w:szCs w:val="20"/>
        </w:rPr>
        <w:t>&gt;</w:t>
      </w:r>
      <w:r w:rsidR="005530AD">
        <w:rPr>
          <w:rFonts w:eastAsia="Times New Roman" w:cs="Times New Roman"/>
        </w:rPr>
        <w:t>’</w:t>
      </w:r>
      <w:r w:rsidR="00D26540">
        <w:rPr>
          <w:rFonts w:eastAsia="Times New Roman" w:cs="Times New Roman"/>
        </w:rPr>
        <w:t xml:space="preserve"> directory.</w:t>
      </w:r>
    </w:p>
    <w:p w:rsidRPr="005E7981" w:rsidR="005E7981" w:rsidP="004C4FB9" w:rsidRDefault="007E3F4E" w14:paraId="3AB86D09" w14:textId="17D2AF7E">
      <w:pPr>
        <w:pStyle w:val="ListParagraph"/>
        <w:numPr>
          <w:ilvl w:val="1"/>
          <w:numId w:val="9"/>
        </w:numPr>
      </w:pPr>
      <w:r>
        <w:rPr>
          <w:rFonts w:eastAsia="Times New Roman" w:cs="Times New Roman"/>
        </w:rPr>
        <w:t xml:space="preserve">To train Phase </w:t>
      </w:r>
      <w:r w:rsidR="007F64BD">
        <w:rPr>
          <w:rFonts w:eastAsia="Times New Roman" w:cs="Times New Roman"/>
        </w:rPr>
        <w:t xml:space="preserve">2 </w:t>
      </w:r>
      <w:r w:rsidR="00F277F9">
        <w:rPr>
          <w:rFonts w:eastAsia="Times New Roman" w:cs="Times New Roman"/>
        </w:rPr>
        <w:t xml:space="preserve">agent </w:t>
      </w:r>
      <w:r w:rsidR="0049246F">
        <w:rPr>
          <w:rFonts w:eastAsia="Times New Roman" w:cs="Times New Roman"/>
        </w:rPr>
        <w:t>Iron navigate to</w:t>
      </w:r>
      <w:r w:rsidR="00CD4537">
        <w:rPr>
          <w:rFonts w:eastAsia="Times New Roman" w:cs="Times New Roman"/>
        </w:rPr>
        <w:t xml:space="preserve"> Iteration2</w:t>
      </w:r>
      <w:r w:rsidR="0049246F">
        <w:rPr>
          <w:rFonts w:eastAsia="Times New Roman" w:cs="Times New Roman"/>
        </w:rPr>
        <w:t xml:space="preserve"> </w:t>
      </w:r>
      <w:r w:rsidR="000C07A1">
        <w:rPr>
          <w:rFonts w:ascii="Consolas" w:hAnsi="Consolas" w:eastAsia="Times New Roman" w:cs="Times New Roman"/>
          <w:i/>
          <w:color w:val="808080" w:themeColor="background1" w:themeShade="80"/>
          <w:sz w:val="20"/>
          <w:szCs w:val="20"/>
        </w:rPr>
        <w:t>&gt;</w:t>
      </w:r>
      <w:r w:rsidR="00BE75A9">
        <w:rPr>
          <w:rFonts w:ascii="Consolas" w:hAnsi="Consolas" w:eastAsia="Times New Roman" w:cs="Times New Roman"/>
          <w:i/>
          <w:color w:val="808080" w:themeColor="background1" w:themeShade="80"/>
          <w:sz w:val="20"/>
          <w:szCs w:val="20"/>
        </w:rPr>
        <w:t>cd ./</w:t>
      </w:r>
      <w:r w:rsidRPr="00BE75A9" w:rsidR="00BE75A9">
        <w:rPr>
          <w:rFonts w:ascii="Consolas" w:hAnsi="Consolas" w:eastAsia="Times New Roman" w:cs="Times New Roman"/>
          <w:i/>
          <w:color w:val="808080" w:themeColor="background1" w:themeShade="80"/>
          <w:sz w:val="20"/>
          <w:szCs w:val="20"/>
        </w:rPr>
        <w:t>Iteration</w:t>
      </w:r>
      <w:r w:rsidR="00745A61">
        <w:rPr>
          <w:rFonts w:ascii="Consolas" w:hAnsi="Consolas" w:eastAsia="Times New Roman" w:cs="Times New Roman"/>
          <w:i/>
          <w:color w:val="808080" w:themeColor="background1" w:themeShade="80"/>
          <w:sz w:val="20"/>
          <w:szCs w:val="20"/>
        </w:rPr>
        <w:t>1</w:t>
      </w:r>
      <w:r w:rsidR="000D01E4">
        <w:rPr>
          <w:rFonts w:eastAsia="Times New Roman" w:cs="Times New Roman"/>
        </w:rPr>
        <w:t xml:space="preserve">, </w:t>
      </w:r>
      <w:r w:rsidR="004C4FB9">
        <w:rPr>
          <w:rFonts w:eastAsia="Times New Roman" w:cs="Times New Roman"/>
        </w:rPr>
        <w:t xml:space="preserve"> </w:t>
      </w:r>
      <w:r w:rsidR="00CD4537">
        <w:t>Run</w:t>
      </w:r>
      <w:r w:rsidR="004C4FB9">
        <w:t xml:space="preserve"> train.py using the command</w:t>
      </w:r>
      <w:r w:rsidR="00CD4537">
        <w:t xml:space="preserve"> </w:t>
      </w:r>
      <w:r w:rsidRPr="004C4FB9" w:rsidR="004C4FB9">
        <w:rPr>
          <w:rFonts w:ascii="Consolas" w:hAnsi="Consolas" w:eastAsia="Times New Roman" w:cs="Times New Roman"/>
          <w:i/>
          <w:color w:val="808080" w:themeColor="background1" w:themeShade="80"/>
          <w:sz w:val="20"/>
          <w:szCs w:val="20"/>
        </w:rPr>
        <w:t>&gt;python train.py</w:t>
      </w:r>
    </w:p>
    <w:p w:rsidRPr="005E7981" w:rsidR="005E7981" w:rsidP="004C4FB9" w:rsidRDefault="004C4FB9" w14:paraId="2EB010B1" w14:textId="1EEE6A51">
      <w:pPr>
        <w:pStyle w:val="ListParagraph"/>
        <w:numPr>
          <w:ilvl w:val="1"/>
          <w:numId w:val="9"/>
        </w:numPr>
      </w:pPr>
      <w:r>
        <w:rPr>
          <w:rFonts w:eastAsia="Times New Roman" w:cs="Times New Roman"/>
        </w:rPr>
        <w:t>To train Phase</w:t>
      </w:r>
      <w:r w:rsidR="007F64BD">
        <w:rPr>
          <w:rFonts w:eastAsia="Times New Roman" w:cs="Times New Roman"/>
        </w:rPr>
        <w:t xml:space="preserve"> 2</w:t>
      </w:r>
      <w:r>
        <w:rPr>
          <w:rFonts w:eastAsia="Times New Roman" w:cs="Times New Roman"/>
        </w:rPr>
        <w:t xml:space="preserve"> agent Gold navigate to Iteration3 </w:t>
      </w:r>
      <w:r>
        <w:rPr>
          <w:rFonts w:ascii="Consolas" w:hAnsi="Consolas" w:eastAsia="Times New Roman" w:cs="Times New Roman"/>
          <w:i/>
          <w:color w:val="808080" w:themeColor="background1" w:themeShade="80"/>
          <w:sz w:val="20"/>
          <w:szCs w:val="20"/>
        </w:rPr>
        <w:t>&gt;cd ./</w:t>
      </w:r>
      <w:r w:rsidRPr="00BE75A9">
        <w:rPr>
          <w:rFonts w:ascii="Consolas" w:hAnsi="Consolas" w:eastAsia="Times New Roman" w:cs="Times New Roman"/>
          <w:i/>
          <w:color w:val="808080" w:themeColor="background1" w:themeShade="80"/>
          <w:sz w:val="20"/>
          <w:szCs w:val="20"/>
        </w:rPr>
        <w:t>Iteration</w:t>
      </w:r>
      <w:r w:rsidR="00745A61">
        <w:rPr>
          <w:rFonts w:ascii="Consolas" w:hAnsi="Consolas" w:eastAsia="Times New Roman" w:cs="Times New Roman"/>
          <w:i/>
          <w:color w:val="808080" w:themeColor="background1" w:themeShade="80"/>
          <w:sz w:val="20"/>
          <w:szCs w:val="20"/>
        </w:rPr>
        <w:t>2</w:t>
      </w:r>
      <w:r>
        <w:rPr>
          <w:rFonts w:eastAsia="Times New Roman" w:cs="Times New Roman"/>
        </w:rPr>
        <w:t xml:space="preserve">,  </w:t>
      </w:r>
      <w:r>
        <w:t xml:space="preserve">Run train.py using the command </w:t>
      </w:r>
      <w:r w:rsidRPr="004C4FB9">
        <w:rPr>
          <w:rFonts w:ascii="Consolas" w:hAnsi="Consolas" w:eastAsia="Times New Roman" w:cs="Times New Roman"/>
          <w:i/>
          <w:color w:val="808080" w:themeColor="background1" w:themeShade="80"/>
          <w:sz w:val="20"/>
          <w:szCs w:val="20"/>
        </w:rPr>
        <w:t>&gt;python train.py</w:t>
      </w:r>
    </w:p>
    <w:p w:rsidRPr="00323C1F" w:rsidR="005E7981" w:rsidP="00323C1F" w:rsidRDefault="005E7981" w14:paraId="08A867B0" w14:textId="45723DD7">
      <w:pPr>
        <w:pStyle w:val="ListParagraph"/>
        <w:numPr>
          <w:ilvl w:val="0"/>
          <w:numId w:val="9"/>
        </w:numPr>
        <w:jc w:val="left"/>
      </w:pPr>
      <w:r>
        <w:rPr>
          <w:rFonts w:eastAsia="Times New Roman" w:cs="Times New Roman"/>
        </w:rPr>
        <w:t xml:space="preserve">To </w:t>
      </w:r>
      <w:r w:rsidR="00175592">
        <w:rPr>
          <w:rFonts w:eastAsia="Times New Roman" w:cs="Times New Roman"/>
        </w:rPr>
        <w:t>Play against agent trained in</w:t>
      </w:r>
      <w:r>
        <w:rPr>
          <w:rFonts w:eastAsia="Times New Roman" w:cs="Times New Roman"/>
        </w:rPr>
        <w:t xml:space="preserve"> phase 2</w:t>
      </w:r>
      <w:r w:rsidR="00C24012">
        <w:rPr>
          <w:rFonts w:eastAsia="Times New Roman" w:cs="Times New Roman"/>
        </w:rPr>
        <w:t>:</w:t>
      </w:r>
      <w:r w:rsidR="00175592">
        <w:rPr>
          <w:rFonts w:eastAsia="Times New Roman" w:cs="Times New Roman"/>
        </w:rPr>
        <w:t xml:space="preserve"> it is assumed that conda environment is set using </w:t>
      </w:r>
      <w:r w:rsidR="00175592">
        <w:rPr>
          <w:rFonts w:ascii="Consolas" w:hAnsi="Consolas" w:eastAsia="Times New Roman" w:cs="Times New Roman"/>
          <w:i/>
          <w:color w:val="808080" w:themeColor="background1" w:themeShade="80"/>
          <w:sz w:val="20"/>
          <w:szCs w:val="20"/>
        </w:rPr>
        <w:t>&gt; c</w:t>
      </w:r>
      <w:r w:rsidRPr="000C07A1" w:rsidR="00175592">
        <w:rPr>
          <w:rFonts w:ascii="Consolas" w:hAnsi="Consolas" w:eastAsia="Times New Roman" w:cs="Times New Roman"/>
          <w:i/>
          <w:color w:val="808080" w:themeColor="background1" w:themeShade="80"/>
          <w:sz w:val="20"/>
          <w:szCs w:val="20"/>
        </w:rPr>
        <w:t>onda activate gputest</w:t>
      </w:r>
      <w:r w:rsidR="00175592">
        <w:rPr>
          <w:rFonts w:eastAsia="Times New Roman" w:cs="Times New Roman"/>
        </w:rPr>
        <w:t xml:space="preserve">  and the command prompt is pointing to ‘</w:t>
      </w:r>
      <w:r w:rsidRPr="00051AF7" w:rsidR="00175592">
        <w:rPr>
          <w:rFonts w:ascii="Consolas" w:hAnsi="Consolas" w:eastAsia="Times New Roman" w:cs="Times New Roman"/>
          <w:i/>
          <w:color w:val="808080" w:themeColor="background1" w:themeShade="80"/>
          <w:sz w:val="20"/>
          <w:szCs w:val="20"/>
        </w:rPr>
        <w:t>&lt;extract_directory&gt;/Raider_Squad_prototype1_V1</w:t>
      </w:r>
      <w:r w:rsidR="007F64BD">
        <w:rPr>
          <w:rFonts w:ascii="Consolas" w:hAnsi="Consolas" w:eastAsia="Times New Roman" w:cs="Times New Roman"/>
          <w:i/>
          <w:color w:val="808080" w:themeColor="background1" w:themeShade="80"/>
          <w:sz w:val="20"/>
          <w:szCs w:val="20"/>
        </w:rPr>
        <w:t>/</w:t>
      </w:r>
      <w:r w:rsidRPr="00051AF7" w:rsidR="00175592">
        <w:rPr>
          <w:rFonts w:ascii="Consolas" w:hAnsi="Consolas" w:eastAsia="Times New Roman" w:cs="Times New Roman"/>
          <w:i/>
          <w:color w:val="808080" w:themeColor="background1" w:themeShade="80"/>
          <w:sz w:val="20"/>
          <w:szCs w:val="20"/>
        </w:rPr>
        <w:t>Train</w:t>
      </w:r>
      <w:r w:rsidR="007F64BD">
        <w:rPr>
          <w:rFonts w:ascii="Consolas" w:hAnsi="Consolas" w:eastAsia="Times New Roman" w:cs="Times New Roman"/>
          <w:i/>
          <w:color w:val="808080" w:themeColor="background1" w:themeShade="80"/>
          <w:sz w:val="20"/>
          <w:szCs w:val="20"/>
        </w:rPr>
        <w:t>/</w:t>
      </w:r>
      <w:r w:rsidRPr="00051AF7" w:rsidR="00175592">
        <w:rPr>
          <w:rFonts w:ascii="Consolas" w:hAnsi="Consolas" w:eastAsia="Times New Roman" w:cs="Times New Roman"/>
          <w:i/>
          <w:color w:val="808080" w:themeColor="background1" w:themeShade="80"/>
          <w:sz w:val="20"/>
          <w:szCs w:val="20"/>
        </w:rPr>
        <w:t>Phase2</w:t>
      </w:r>
      <w:r w:rsidR="00175592">
        <w:rPr>
          <w:rFonts w:ascii="Consolas" w:hAnsi="Consolas" w:eastAsia="Times New Roman" w:cs="Times New Roman"/>
          <w:i/>
          <w:color w:val="808080" w:themeColor="background1" w:themeShade="80"/>
          <w:sz w:val="20"/>
          <w:szCs w:val="20"/>
        </w:rPr>
        <w:t>&gt;</w:t>
      </w:r>
      <w:r w:rsidR="00175592">
        <w:rPr>
          <w:rFonts w:eastAsia="Times New Roman" w:cs="Times New Roman"/>
        </w:rPr>
        <w:t>’ directory.</w:t>
      </w:r>
    </w:p>
    <w:p w:rsidRPr="00640D19" w:rsidR="00323C1F" w:rsidP="00323C1F" w:rsidRDefault="00EE4F94" w14:paraId="1B3D5147" w14:textId="74A84002">
      <w:pPr>
        <w:pStyle w:val="ListParagraph"/>
        <w:numPr>
          <w:ilvl w:val="1"/>
          <w:numId w:val="9"/>
        </w:numPr>
        <w:jc w:val="left"/>
      </w:pPr>
      <w:r>
        <w:rPr>
          <w:rFonts w:eastAsia="Times New Roman" w:cs="Times New Roman"/>
        </w:rPr>
        <w:t xml:space="preserve">To play with agent </w:t>
      </w:r>
      <w:r w:rsidR="00640D19">
        <w:rPr>
          <w:rFonts w:eastAsia="Times New Roman" w:cs="Times New Roman"/>
        </w:rPr>
        <w:t>R</w:t>
      </w:r>
      <w:r>
        <w:rPr>
          <w:rFonts w:eastAsia="Times New Roman" w:cs="Times New Roman"/>
        </w:rPr>
        <w:t xml:space="preserve">ock navigate to Iteration1 using </w:t>
      </w:r>
      <w:r w:rsidR="00640D19">
        <w:rPr>
          <w:rFonts w:ascii="Consolas" w:hAnsi="Consolas" w:eastAsia="Times New Roman" w:cs="Times New Roman"/>
          <w:i/>
          <w:color w:val="808080" w:themeColor="background1" w:themeShade="80"/>
          <w:sz w:val="20"/>
          <w:szCs w:val="20"/>
        </w:rPr>
        <w:t>&gt;cd</w:t>
      </w:r>
      <w:r>
        <w:rPr>
          <w:rFonts w:ascii="Consolas" w:hAnsi="Consolas" w:eastAsia="Times New Roman" w:cs="Times New Roman"/>
          <w:i/>
          <w:color w:val="808080" w:themeColor="background1" w:themeShade="80"/>
          <w:sz w:val="20"/>
          <w:szCs w:val="20"/>
        </w:rPr>
        <w:t xml:space="preserve"> ./</w:t>
      </w:r>
      <w:r w:rsidRPr="00BE75A9">
        <w:rPr>
          <w:rFonts w:ascii="Consolas" w:hAnsi="Consolas" w:eastAsia="Times New Roman" w:cs="Times New Roman"/>
          <w:i/>
          <w:color w:val="808080" w:themeColor="background1" w:themeShade="80"/>
          <w:sz w:val="20"/>
          <w:szCs w:val="20"/>
        </w:rPr>
        <w:t>Iteration</w:t>
      </w:r>
      <w:r>
        <w:rPr>
          <w:rFonts w:ascii="Consolas" w:hAnsi="Consolas" w:eastAsia="Times New Roman" w:cs="Times New Roman"/>
          <w:i/>
          <w:color w:val="808080" w:themeColor="background1" w:themeShade="80"/>
          <w:sz w:val="20"/>
          <w:szCs w:val="20"/>
        </w:rPr>
        <w:t>1</w:t>
      </w:r>
      <w:r>
        <w:rPr>
          <w:rFonts w:eastAsia="Times New Roman" w:cs="Times New Roman"/>
        </w:rPr>
        <w:t>,</w:t>
      </w:r>
      <w:r w:rsidR="00640D19">
        <w:rPr>
          <w:rFonts w:eastAsia="Times New Roman" w:cs="Times New Roman"/>
        </w:rPr>
        <w:t xml:space="preserve"> then Run game.py using the command </w:t>
      </w:r>
      <w:r>
        <w:rPr>
          <w:rFonts w:eastAsia="Times New Roman" w:cs="Times New Roman"/>
        </w:rPr>
        <w:t xml:space="preserve"> </w:t>
      </w:r>
      <w:r w:rsidRPr="004C4FB9" w:rsidR="00640D19">
        <w:rPr>
          <w:rFonts w:ascii="Consolas" w:hAnsi="Consolas" w:eastAsia="Times New Roman" w:cs="Times New Roman"/>
          <w:i/>
          <w:color w:val="808080" w:themeColor="background1" w:themeShade="80"/>
          <w:sz w:val="20"/>
          <w:szCs w:val="20"/>
        </w:rPr>
        <w:t xml:space="preserve">&gt;python </w:t>
      </w:r>
      <w:r w:rsidR="00640D19">
        <w:rPr>
          <w:rFonts w:ascii="Consolas" w:hAnsi="Consolas" w:eastAsia="Times New Roman" w:cs="Times New Roman"/>
          <w:i/>
          <w:color w:val="808080" w:themeColor="background1" w:themeShade="80"/>
          <w:sz w:val="20"/>
          <w:szCs w:val="20"/>
        </w:rPr>
        <w:t>game</w:t>
      </w:r>
      <w:r w:rsidRPr="004C4FB9" w:rsidR="00640D19">
        <w:rPr>
          <w:rFonts w:ascii="Consolas" w:hAnsi="Consolas" w:eastAsia="Times New Roman" w:cs="Times New Roman"/>
          <w:i/>
          <w:color w:val="808080" w:themeColor="background1" w:themeShade="80"/>
          <w:sz w:val="20"/>
          <w:szCs w:val="20"/>
        </w:rPr>
        <w:t>.py</w:t>
      </w:r>
    </w:p>
    <w:p w:rsidRPr="00640D19" w:rsidR="00640D19" w:rsidP="00640D19" w:rsidRDefault="00640D19" w14:paraId="1E499F6B" w14:textId="0C59B92E">
      <w:pPr>
        <w:pStyle w:val="ListParagraph"/>
        <w:numPr>
          <w:ilvl w:val="1"/>
          <w:numId w:val="9"/>
        </w:numPr>
        <w:jc w:val="left"/>
      </w:pPr>
      <w:r>
        <w:rPr>
          <w:rFonts w:eastAsia="Times New Roman" w:cs="Times New Roman"/>
        </w:rPr>
        <w:t xml:space="preserve">To play with agent </w:t>
      </w:r>
      <w:r w:rsidR="00BC41C9">
        <w:rPr>
          <w:rFonts w:eastAsia="Times New Roman" w:cs="Times New Roman"/>
        </w:rPr>
        <w:t>Iron</w:t>
      </w:r>
      <w:r>
        <w:rPr>
          <w:rFonts w:eastAsia="Times New Roman" w:cs="Times New Roman"/>
        </w:rPr>
        <w:t xml:space="preserve"> navigate to Iteration</w:t>
      </w:r>
      <w:r w:rsidR="000428C4">
        <w:rPr>
          <w:rFonts w:eastAsia="Times New Roman" w:cs="Times New Roman"/>
        </w:rPr>
        <w:t xml:space="preserve"> 2</w:t>
      </w:r>
      <w:r>
        <w:rPr>
          <w:rFonts w:eastAsia="Times New Roman" w:cs="Times New Roman"/>
        </w:rPr>
        <w:t xml:space="preserve"> using </w:t>
      </w:r>
      <w:r>
        <w:rPr>
          <w:rFonts w:ascii="Consolas" w:hAnsi="Consolas" w:eastAsia="Times New Roman" w:cs="Times New Roman"/>
          <w:i/>
          <w:color w:val="808080" w:themeColor="background1" w:themeShade="80"/>
          <w:sz w:val="20"/>
          <w:szCs w:val="20"/>
        </w:rPr>
        <w:t>&gt;cd ./</w:t>
      </w:r>
      <w:r w:rsidRPr="00BE75A9">
        <w:rPr>
          <w:rFonts w:ascii="Consolas" w:hAnsi="Consolas" w:eastAsia="Times New Roman" w:cs="Times New Roman"/>
          <w:i/>
          <w:color w:val="808080" w:themeColor="background1" w:themeShade="80"/>
          <w:sz w:val="20"/>
          <w:szCs w:val="20"/>
        </w:rPr>
        <w:t>Iteration</w:t>
      </w:r>
      <w:r>
        <w:rPr>
          <w:rFonts w:ascii="Consolas" w:hAnsi="Consolas" w:eastAsia="Times New Roman" w:cs="Times New Roman"/>
          <w:i/>
          <w:color w:val="808080" w:themeColor="background1" w:themeShade="80"/>
          <w:sz w:val="20"/>
          <w:szCs w:val="20"/>
        </w:rPr>
        <w:t>2</w:t>
      </w:r>
      <w:r>
        <w:rPr>
          <w:rFonts w:eastAsia="Times New Roman" w:cs="Times New Roman"/>
        </w:rPr>
        <w:t xml:space="preserve">, then Run game.py using the command  </w:t>
      </w:r>
      <w:r w:rsidRPr="004C4FB9">
        <w:rPr>
          <w:rFonts w:ascii="Consolas" w:hAnsi="Consolas" w:eastAsia="Times New Roman" w:cs="Times New Roman"/>
          <w:i/>
          <w:color w:val="808080" w:themeColor="background1" w:themeShade="80"/>
          <w:sz w:val="20"/>
          <w:szCs w:val="20"/>
        </w:rPr>
        <w:t xml:space="preserve">&gt;python </w:t>
      </w:r>
      <w:r>
        <w:rPr>
          <w:rFonts w:ascii="Consolas" w:hAnsi="Consolas" w:eastAsia="Times New Roman" w:cs="Times New Roman"/>
          <w:i/>
          <w:color w:val="808080" w:themeColor="background1" w:themeShade="80"/>
          <w:sz w:val="20"/>
          <w:szCs w:val="20"/>
        </w:rPr>
        <w:t>game</w:t>
      </w:r>
      <w:r w:rsidRPr="004C4FB9">
        <w:rPr>
          <w:rFonts w:ascii="Consolas" w:hAnsi="Consolas" w:eastAsia="Times New Roman" w:cs="Times New Roman"/>
          <w:i/>
          <w:color w:val="808080" w:themeColor="background1" w:themeShade="80"/>
          <w:sz w:val="20"/>
          <w:szCs w:val="20"/>
        </w:rPr>
        <w:t>.py</w:t>
      </w:r>
    </w:p>
    <w:p w:rsidRPr="00640D19" w:rsidR="00640D19" w:rsidP="00640D19" w:rsidRDefault="00640D19" w14:paraId="786F9B6A" w14:textId="484C9337">
      <w:pPr>
        <w:pStyle w:val="ListParagraph"/>
        <w:numPr>
          <w:ilvl w:val="1"/>
          <w:numId w:val="9"/>
        </w:numPr>
        <w:jc w:val="left"/>
      </w:pPr>
      <w:r>
        <w:rPr>
          <w:rFonts w:eastAsia="Times New Roman" w:cs="Times New Roman"/>
        </w:rPr>
        <w:t xml:space="preserve">To play with agent </w:t>
      </w:r>
      <w:r w:rsidR="000428C4">
        <w:rPr>
          <w:rFonts w:eastAsia="Times New Roman" w:cs="Times New Roman"/>
        </w:rPr>
        <w:t>Gold</w:t>
      </w:r>
      <w:r>
        <w:rPr>
          <w:rFonts w:eastAsia="Times New Roman" w:cs="Times New Roman"/>
        </w:rPr>
        <w:t xml:space="preserve"> navigate to Iteration</w:t>
      </w:r>
      <w:r w:rsidR="000428C4">
        <w:rPr>
          <w:rFonts w:eastAsia="Times New Roman" w:cs="Times New Roman"/>
        </w:rPr>
        <w:t xml:space="preserve"> 3</w:t>
      </w:r>
      <w:r>
        <w:rPr>
          <w:rFonts w:eastAsia="Times New Roman" w:cs="Times New Roman"/>
        </w:rPr>
        <w:t xml:space="preserve"> using </w:t>
      </w:r>
      <w:r>
        <w:rPr>
          <w:rFonts w:ascii="Consolas" w:hAnsi="Consolas" w:eastAsia="Times New Roman" w:cs="Times New Roman"/>
          <w:i/>
          <w:color w:val="808080" w:themeColor="background1" w:themeShade="80"/>
          <w:sz w:val="20"/>
          <w:szCs w:val="20"/>
        </w:rPr>
        <w:t>&gt;cd ./</w:t>
      </w:r>
      <w:r w:rsidRPr="00BE75A9">
        <w:rPr>
          <w:rFonts w:ascii="Consolas" w:hAnsi="Consolas" w:eastAsia="Times New Roman" w:cs="Times New Roman"/>
          <w:i/>
          <w:color w:val="808080" w:themeColor="background1" w:themeShade="80"/>
          <w:sz w:val="20"/>
          <w:szCs w:val="20"/>
        </w:rPr>
        <w:t>Iteration</w:t>
      </w:r>
      <w:r>
        <w:rPr>
          <w:rFonts w:ascii="Consolas" w:hAnsi="Consolas" w:eastAsia="Times New Roman" w:cs="Times New Roman"/>
          <w:i/>
          <w:color w:val="808080" w:themeColor="background1" w:themeShade="80"/>
          <w:sz w:val="20"/>
          <w:szCs w:val="20"/>
        </w:rPr>
        <w:t>3</w:t>
      </w:r>
      <w:r>
        <w:rPr>
          <w:rFonts w:eastAsia="Times New Roman" w:cs="Times New Roman"/>
        </w:rPr>
        <w:t xml:space="preserve">, then Run game.py using the command  </w:t>
      </w:r>
      <w:r w:rsidRPr="004C4FB9">
        <w:rPr>
          <w:rFonts w:ascii="Consolas" w:hAnsi="Consolas" w:eastAsia="Times New Roman" w:cs="Times New Roman"/>
          <w:i/>
          <w:color w:val="808080" w:themeColor="background1" w:themeShade="80"/>
          <w:sz w:val="20"/>
          <w:szCs w:val="20"/>
        </w:rPr>
        <w:t xml:space="preserve">&gt;python </w:t>
      </w:r>
      <w:r>
        <w:rPr>
          <w:rFonts w:ascii="Consolas" w:hAnsi="Consolas" w:eastAsia="Times New Roman" w:cs="Times New Roman"/>
          <w:i/>
          <w:color w:val="808080" w:themeColor="background1" w:themeShade="80"/>
          <w:sz w:val="20"/>
          <w:szCs w:val="20"/>
        </w:rPr>
        <w:t>game</w:t>
      </w:r>
      <w:r w:rsidRPr="004C4FB9">
        <w:rPr>
          <w:rFonts w:ascii="Consolas" w:hAnsi="Consolas" w:eastAsia="Times New Roman" w:cs="Times New Roman"/>
          <w:i/>
          <w:color w:val="808080" w:themeColor="background1" w:themeShade="80"/>
          <w:sz w:val="20"/>
          <w:szCs w:val="20"/>
        </w:rPr>
        <w:t>.py</w:t>
      </w:r>
    </w:p>
    <w:p w:rsidR="00640D19" w:rsidP="00853DC0" w:rsidRDefault="00640D19" w14:paraId="744BDECC" w14:textId="77777777">
      <w:pPr>
        <w:pStyle w:val="ListParagraph"/>
        <w:ind w:left="1080"/>
        <w:jc w:val="left"/>
      </w:pPr>
    </w:p>
    <w:p w:rsidR="1798D1B3" w:rsidP="5A7E9B89" w:rsidRDefault="1798D1B3" w14:paraId="2E77FC1F" w14:textId="1DE86FC9">
      <w:pPr>
        <w:pStyle w:val="Heading2"/>
      </w:pPr>
      <w:r>
        <w:t>Fill in the Code Snippets: (Phase 1)</w:t>
      </w:r>
    </w:p>
    <w:p w:rsidRPr="00C06B33" w:rsidR="00C06B33" w:rsidP="5AE848BF" w:rsidRDefault="00C06B33" w14:paraId="03D8117F"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value_opponent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p>
    <w:p w:rsidRPr="00C06B33" w:rsidR="00C06B33" w:rsidP="5AE848BF" w:rsidRDefault="00C06B33" w14:paraId="1323D642"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next_action_set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0</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2</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Assuming agent has chosen action 3...</w:t>
      </w:r>
    </w:p>
    <w:p w:rsidRPr="00C06B33" w:rsidR="00C06B33" w:rsidP="5AE848BF" w:rsidRDefault="00C06B33" w14:paraId="60DF6064"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reward</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state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new_reward</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agent_ID</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state_revived</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action</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agent_suit_cards</w:t>
      </w:r>
      <w:r w:rsidRPr="00C06B33">
        <w:rPr>
          <w:rFonts w:ascii="Courier New" w:hAnsi="Courier New" w:eastAsia="Times New Roman" w:cs="Courier New"/>
          <w:b/>
          <w:bCs/>
          <w:color w:val="000080"/>
          <w:sz w:val="20"/>
          <w:szCs w:val="20"/>
        </w:rPr>
        <w:t>)</w:t>
      </w:r>
    </w:p>
    <w:p w:rsidRPr="00C06B33" w:rsidR="00C06B33" w:rsidP="5AE848BF" w:rsidRDefault="00C06B33" w14:paraId="7481C1EE" w14:textId="1DE86FC9">
      <w:pPr>
        <w:shd w:val="clear" w:color="auto" w:fill="FFFFFF" w:themeFill="background1"/>
        <w:spacing w:line="240" w:lineRule="auto"/>
        <w:jc w:val="left"/>
        <w:rPr>
          <w:rFonts w:ascii="Courier New" w:hAnsi="Courier New" w:eastAsia="Times New Roman" w:cs="Courier New"/>
          <w:color w:val="000000"/>
          <w:sz w:val="20"/>
          <w:szCs w:val="20"/>
        </w:rPr>
      </w:pPr>
    </w:p>
    <w:p w:rsidR="117203DA" w:rsidP="117203DA" w:rsidRDefault="00C06B33" w14:paraId="47787F7A" w14:textId="65D9A4AF">
      <w:pPr>
        <w:shd w:val="clear" w:color="auto" w:fill="FFFFFF" w:themeFill="background1"/>
        <w:spacing w:line="240" w:lineRule="auto"/>
        <w:jc w:val="left"/>
        <w:rPr>
          <w:rFonts w:ascii="Courier New" w:hAnsi="Courier New" w:eastAsia="Times New Roman" w:cs="Courier New"/>
          <w:sz w:val="20"/>
          <w:szCs w:val="20"/>
        </w:rPr>
      </w:pPr>
      <w:r w:rsidRPr="00C06B33">
        <w:rPr>
          <w:rFonts w:ascii="Courier New" w:hAnsi="Courier New" w:eastAsia="Times New Roman" w:cs="Courier New"/>
          <w:sz w:val="20"/>
          <w:szCs w:val="20"/>
        </w:rPr>
        <w:t xml:space="preserve">agent_ID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w:t>
      </w:r>
    </w:p>
    <w:p w:rsidRPr="00C06B33" w:rsidR="00C06B33" w:rsidP="5AE848BF" w:rsidRDefault="00C06B33" w14:paraId="504FD3C7" w14:textId="07420F6A">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Setting agent ID as 1 which is agent has picked the suit, but now we will consider what happens after the agent has picked this</w:t>
      </w:r>
      <w:r w:rsidRPr="1EC2CE21" w:rsidR="7AE0514A">
        <w:rPr>
          <w:rFonts w:ascii="Courier New" w:hAnsi="Courier New" w:eastAsia="Times New Roman" w:cs="Courier New"/>
          <w:color w:val="008000"/>
          <w:sz w:val="20"/>
          <w:szCs w:val="20"/>
        </w:rPr>
        <w:t xml:space="preserve"> </w:t>
      </w:r>
      <w:r w:rsidRPr="00C06B33">
        <w:rPr>
          <w:rFonts w:ascii="Courier New" w:hAnsi="Courier New" w:eastAsia="Times New Roman" w:cs="Courier New"/>
          <w:color w:val="008000"/>
          <w:sz w:val="20"/>
          <w:szCs w:val="20"/>
        </w:rPr>
        <w:t>suit... The opponent will have 3 choices... Computing the reward for each choice the opponent has, and appending those to the list called value_opponent declared above...</w:t>
      </w:r>
    </w:p>
    <w:p w:rsidRPr="00C06B33" w:rsidR="00C06B33" w:rsidP="5AE848BF" w:rsidRDefault="00C06B33" w14:paraId="217C4712" w14:textId="1DE86FC9">
      <w:pPr>
        <w:shd w:val="clear" w:color="auto" w:fill="FFFFFF" w:themeFill="background1"/>
        <w:spacing w:line="240" w:lineRule="auto"/>
        <w:jc w:val="left"/>
        <w:rPr>
          <w:rFonts w:ascii="Courier New" w:hAnsi="Courier New" w:eastAsia="Times New Roman" w:cs="Courier New"/>
          <w:color w:val="000000"/>
          <w:sz w:val="20"/>
          <w:szCs w:val="20"/>
        </w:rPr>
      </w:pPr>
    </w:p>
    <w:p w:rsidRPr="00C06B33" w:rsidR="00C06B33" w:rsidP="5AE848BF" w:rsidRDefault="00C06B33" w14:paraId="37BF45D8"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reward_previous</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reward_index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q_function</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agent_ID</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state_copy_1</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next_action_set</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0</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q_table</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gamma</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agent_suit_cards</w:t>
      </w:r>
      <w:r w:rsidRPr="00C06B33">
        <w:rPr>
          <w:rFonts w:ascii="Courier New" w:hAnsi="Courier New" w:eastAsia="Times New Roman" w:cs="Courier New"/>
          <w:b/>
          <w:bCs/>
          <w:color w:val="000080"/>
          <w:sz w:val="20"/>
          <w:szCs w:val="20"/>
        </w:rPr>
        <w:t>)</w:t>
      </w:r>
    </w:p>
    <w:p w:rsidRPr="00C06B33" w:rsidR="00C06B33" w:rsidP="3E2DBFED" w:rsidRDefault="506EFECB" w14:paraId="7F4829EF" w14:textId="65E97582">
      <w:pPr>
        <w:shd w:val="clear" w:color="auto" w:fill="FFFFFF" w:themeFill="background1"/>
        <w:spacing w:line="240" w:lineRule="auto"/>
        <w:jc w:val="left"/>
        <w:rPr>
          <w:rFonts w:ascii="Courier New" w:hAnsi="Courier New" w:eastAsia="Times New Roman" w:cs="Courier New"/>
          <w:color w:val="008000"/>
          <w:sz w:val="20"/>
          <w:szCs w:val="20"/>
        </w:rPr>
      </w:pPr>
      <w:r w:rsidRPr="3E2DBFED">
        <w:rPr>
          <w:rFonts w:ascii="Courier New" w:hAnsi="Courier New" w:eastAsia="Times New Roman" w:cs="Courier New"/>
          <w:color w:val="008000"/>
          <w:sz w:val="20"/>
          <w:szCs w:val="20"/>
        </w:rPr>
        <w:t xml:space="preserve"># </w:t>
      </w:r>
      <w:r w:rsidRPr="3E2DBFED" w:rsidR="3476E927">
        <w:rPr>
          <w:rFonts w:ascii="Courier New" w:hAnsi="Courier New" w:eastAsia="Times New Roman" w:cs="Courier New"/>
          <w:color w:val="008000"/>
          <w:sz w:val="20"/>
          <w:szCs w:val="20"/>
        </w:rPr>
        <w:t>TO DO</w:t>
      </w:r>
    </w:p>
    <w:p w:rsidRPr="00C06B33" w:rsidR="00C06B33" w:rsidP="5AE848BF" w:rsidRDefault="00C06B33" w14:paraId="3FE7542C" w14:textId="50578473">
      <w:pPr>
        <w:shd w:val="clear" w:color="auto" w:fill="FFFFFF" w:themeFill="background1"/>
        <w:spacing w:line="240" w:lineRule="auto"/>
        <w:jc w:val="left"/>
        <w:rPr>
          <w:rFonts w:ascii="Courier New" w:hAnsi="Courier New" w:eastAsia="Times New Roman" w:cs="Courier New"/>
          <w:color w:val="008000"/>
          <w:sz w:val="20"/>
          <w:szCs w:val="20"/>
        </w:rPr>
      </w:pPr>
      <w:r w:rsidRPr="00C06B33">
        <w:rPr>
          <w:rFonts w:ascii="Courier New" w:hAnsi="Courier New" w:eastAsia="Times New Roman" w:cs="Courier New"/>
          <w:color w:val="008000"/>
          <w:sz w:val="20"/>
          <w:szCs w:val="20"/>
        </w:rPr>
        <w:t># Fill in the code here...</w:t>
      </w:r>
    </w:p>
    <w:p w:rsidRPr="00C06B33" w:rsidR="00C06B33" w:rsidP="5AE848BF" w:rsidRDefault="00C06B33" w14:paraId="2894FA9F"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Append the reward calculation in the value_opponent list.</w:t>
      </w:r>
    </w:p>
    <w:p w:rsidRPr="00C06B33" w:rsidR="00C06B33" w:rsidP="5AE848BF" w:rsidRDefault="00C06B33" w14:paraId="765F690B"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Code similarly for action 1 and 2... Print the maximum out of those three...</w:t>
      </w:r>
    </w:p>
    <w:p w:rsidRPr="00C06B33" w:rsidR="00C06B33" w:rsidP="5AE848BF" w:rsidRDefault="00C06B33" w14:paraId="454DCF8B"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Chosen suit is Hearts...</w:t>
      </w:r>
    </w:p>
    <w:p w:rsidRPr="00C06B33" w:rsidR="00C06B33" w:rsidP="5AE848BF" w:rsidRDefault="00C06B33" w14:paraId="551FEDC6"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Card_IDs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4</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5</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6</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7</w:t>
      </w:r>
      <w:r w:rsidRPr="00C06B33">
        <w:rPr>
          <w:rFonts w:ascii="Courier New" w:hAnsi="Courier New" w:eastAsia="Times New Roman" w:cs="Courier New"/>
          <w:b/>
          <w:bCs/>
          <w:color w:val="000080"/>
          <w:sz w:val="20"/>
          <w:szCs w:val="20"/>
        </w:rPr>
        <w:t>]</w:t>
      </w:r>
    </w:p>
    <w:p w:rsidRPr="00C06B33" w:rsidR="00C06B33" w:rsidP="5AE848BF" w:rsidRDefault="00C06B33" w14:paraId="44F19C72"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Board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11</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12</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5</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9</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0</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10</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2</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8</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3</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13</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6</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14</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15</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7</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4</w:t>
      </w:r>
      <w:r w:rsidRPr="00C06B33">
        <w:rPr>
          <w:rFonts w:ascii="Courier New" w:hAnsi="Courier New" w:eastAsia="Times New Roman" w:cs="Courier New"/>
          <w:b/>
          <w:bCs/>
          <w:color w:val="000080"/>
          <w:sz w:val="20"/>
          <w:szCs w:val="20"/>
        </w:rPr>
        <w:t>]]</w:t>
      </w:r>
    </w:p>
    <w:p w:rsidRPr="00C06B33" w:rsidR="00C06B33" w:rsidP="5AE848BF" w:rsidRDefault="00C06B33" w14:paraId="040BA140"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Current_sparse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current sparse matrix is empty</w:t>
      </w:r>
    </w:p>
    <w:p w:rsidRPr="00C06B33" w:rsidR="00C06B33" w:rsidP="3E2DBFED" w:rsidRDefault="6DF0F976" w14:paraId="3DD77131" w14:textId="7FA0C288">
      <w:pPr>
        <w:shd w:val="clear" w:color="auto" w:fill="FFFFFF" w:themeFill="background1"/>
        <w:spacing w:line="240" w:lineRule="auto"/>
        <w:jc w:val="left"/>
        <w:rPr>
          <w:rFonts w:ascii="Courier New" w:hAnsi="Courier New" w:eastAsia="Times New Roman" w:cs="Courier New"/>
          <w:color w:val="008000"/>
          <w:sz w:val="20"/>
          <w:szCs w:val="20"/>
        </w:rPr>
      </w:pPr>
      <w:r w:rsidRPr="0ACD7A32">
        <w:rPr>
          <w:rFonts w:ascii="Courier New" w:hAnsi="Courier New" w:eastAsia="Times New Roman" w:cs="Courier New"/>
          <w:color w:val="008000"/>
          <w:sz w:val="20"/>
          <w:szCs w:val="20"/>
        </w:rPr>
        <w:t xml:space="preserve"># </w:t>
      </w:r>
      <w:r w:rsidRPr="0ACD7A32" w:rsidR="59E6D7A5">
        <w:rPr>
          <w:rFonts w:ascii="Courier New" w:hAnsi="Courier New" w:eastAsia="Times New Roman" w:cs="Courier New"/>
          <w:color w:val="008000"/>
          <w:sz w:val="20"/>
          <w:szCs w:val="20"/>
        </w:rPr>
        <w:t>TO D</w:t>
      </w:r>
      <w:r w:rsidRPr="0ACD7A32" w:rsidR="565A3D2D">
        <w:rPr>
          <w:rFonts w:ascii="Courier New" w:hAnsi="Courier New" w:eastAsia="Times New Roman" w:cs="Courier New"/>
          <w:color w:val="008000"/>
          <w:sz w:val="20"/>
          <w:szCs w:val="20"/>
        </w:rPr>
        <w:t>O</w:t>
      </w:r>
    </w:p>
    <w:p w:rsidRPr="00C06B33" w:rsidR="00C06B33" w:rsidP="5AE848BF" w:rsidRDefault="00C06B33" w14:paraId="4D35D3F0" w14:textId="38736209">
      <w:pPr>
        <w:shd w:val="clear" w:color="auto" w:fill="FFFFFF" w:themeFill="background1"/>
        <w:spacing w:line="240" w:lineRule="auto"/>
        <w:jc w:val="left"/>
        <w:rPr>
          <w:rFonts w:ascii="Courier New" w:hAnsi="Courier New" w:eastAsia="Times New Roman" w:cs="Courier New"/>
          <w:color w:val="008000"/>
          <w:sz w:val="20"/>
          <w:szCs w:val="20"/>
        </w:rPr>
      </w:pPr>
      <w:r w:rsidRPr="00C06B33">
        <w:rPr>
          <w:rFonts w:ascii="Courier New" w:hAnsi="Courier New" w:eastAsia="Times New Roman" w:cs="Courier New"/>
          <w:color w:val="008000"/>
          <w:sz w:val="20"/>
          <w:szCs w:val="20"/>
        </w:rPr>
        <w:t># Fill in the code here...</w:t>
      </w:r>
    </w:p>
    <w:p w:rsidRPr="00C06B33" w:rsidR="00C06B33" w:rsidP="5AE848BF" w:rsidRDefault="00C06B33" w14:paraId="2510872A"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Create a sparse matrix out of the given input of the card_IDs and board.</w:t>
      </w:r>
    </w:p>
    <w:p w:rsidRPr="00C06B33" w:rsidR="00C06B33" w:rsidP="5AE848BF" w:rsidRDefault="00C06B33" w14:paraId="061E1C18"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Your output should look like this:</w:t>
      </w:r>
    </w:p>
    <w:p w:rsidRPr="00C06B33" w:rsidR="00C06B33" w:rsidP="5AE848BF" w:rsidRDefault="00C06B33" w14:paraId="4C288349"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color w:val="008000"/>
          <w:sz w:val="20"/>
          <w:szCs w:val="20"/>
        </w:rPr>
        <w:t># [[0, 0, 1, 0], [0, 0, 0, 0], [0, 0, 0, 1], [0, 0, 1, 1]]</w:t>
      </w:r>
    </w:p>
    <w:p w:rsidRPr="00C06B33" w:rsidR="00C06B33" w:rsidP="5AE848BF" w:rsidRDefault="00C06B33" w14:paraId="494154B2" w14:textId="1DE86FC9">
      <w:pPr>
        <w:shd w:val="clear" w:color="auto" w:fill="FFFFFF" w:themeFill="background1"/>
        <w:spacing w:line="240" w:lineRule="auto"/>
        <w:jc w:val="left"/>
        <w:rPr>
          <w:rFonts w:ascii="Courier New" w:hAnsi="Courier New" w:eastAsia="Times New Roman" w:cs="Courier New"/>
          <w:color w:val="000000"/>
          <w:sz w:val="20"/>
          <w:szCs w:val="20"/>
        </w:rPr>
      </w:pPr>
    </w:p>
    <w:p w:rsidRPr="00C06B33" w:rsidR="00C06B33" w:rsidP="5AE848BF" w:rsidRDefault="00C06B33" w14:paraId="6A5B0DF3" w14:textId="1DE86FC9">
      <w:pPr>
        <w:shd w:val="clear" w:color="auto" w:fill="FFFFFF" w:themeFill="background1"/>
        <w:spacing w:line="240" w:lineRule="auto"/>
        <w:jc w:val="left"/>
        <w:rPr>
          <w:ins w:author="Ektare, Mugdha" w:date="2023-03-24T17:31:00Z" w:id="33"/>
          <w:rFonts w:ascii="Courier New" w:hAnsi="Courier New" w:eastAsia="Times New Roman" w:cs="Courier New"/>
          <w:color w:val="000000"/>
          <w:sz w:val="20"/>
          <w:szCs w:val="20"/>
        </w:rPr>
      </w:pPr>
      <w:r w:rsidRPr="00C06B33">
        <w:rPr>
          <w:rFonts w:ascii="Courier New" w:hAnsi="Courier New" w:eastAsia="Times New Roman" w:cs="Courier New"/>
          <w:b/>
          <w:bCs/>
          <w:color w:val="0000FF"/>
          <w:sz w:val="20"/>
          <w:szCs w:val="20"/>
        </w:rPr>
        <w:t>def</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FF"/>
          <w:sz w:val="20"/>
          <w:szCs w:val="20"/>
        </w:rPr>
        <w:t>epsilon_greedy</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q_table</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epsilon</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0.5</w:t>
      </w:r>
      <w:r w:rsidRPr="00C06B33">
        <w:rPr>
          <w:rFonts w:ascii="Courier New" w:hAnsi="Courier New" w:eastAsia="Times New Roman" w:cs="Courier New"/>
          <w:b/>
          <w:bCs/>
          <w:color w:val="000080"/>
          <w:sz w:val="20"/>
          <w:szCs w:val="20"/>
        </w:rPr>
        <w:t>):</w:t>
      </w:r>
    </w:p>
    <w:p w:rsidR="76D11F54" w:rsidP="76D11F54" w:rsidRDefault="76D11F54" w14:paraId="0A3EF16B" w14:textId="37A61630">
      <w:pPr>
        <w:shd w:val="clear" w:color="auto" w:fill="FFFFFF" w:themeFill="background1"/>
        <w:spacing w:line="240" w:lineRule="auto"/>
        <w:jc w:val="left"/>
        <w:rPr>
          <w:rFonts w:ascii="Courier New" w:hAnsi="Courier New" w:eastAsia="Times New Roman" w:cs="Courier New"/>
          <w:b/>
          <w:bCs/>
          <w:color w:val="000080"/>
          <w:sz w:val="20"/>
          <w:szCs w:val="20"/>
        </w:rPr>
      </w:pPr>
    </w:p>
    <w:p w:rsidRPr="00C06B33" w:rsidR="00C06B33" w:rsidP="5AE848BF" w:rsidRDefault="00C06B33" w14:paraId="42330296" w14:textId="1DE86FC9">
      <w:pPr>
        <w:shd w:val="clear" w:color="auto" w:fill="FFFFFF" w:themeFill="background1"/>
        <w:spacing w:line="240" w:lineRule="auto"/>
        <w:jc w:val="left"/>
        <w:rPr>
          <w:rFonts w:ascii="Courier New" w:hAnsi="Courier New" w:eastAsia="Times New Roman" w:cs="Courier New"/>
          <w:color w:val="000000"/>
          <w:sz w:val="20"/>
          <w:szCs w:val="20"/>
        </w:rPr>
      </w:pPr>
    </w:p>
    <w:p w:rsidRPr="00C06B33" w:rsidR="00C06B33" w:rsidP="5AE848BF" w:rsidRDefault="00C06B33" w14:paraId="39F71021"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Epsilon greedy policy to pick the action according to the random function and the epsilon...</w:t>
      </w:r>
    </w:p>
    <w:p w:rsidRPr="00C06B33" w:rsidR="00C06B33" w:rsidP="5AE848BF" w:rsidRDefault="00C06B33" w14:paraId="5632A172"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    policy </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random</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uniform</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color w:val="FF0000"/>
          <w:sz w:val="20"/>
          <w:szCs w:val="20"/>
        </w:rPr>
        <w:t>0</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FF0000"/>
          <w:sz w:val="20"/>
          <w:szCs w:val="20"/>
        </w:rPr>
        <w:t>1</w:t>
      </w:r>
      <w:r w:rsidRPr="00C06B33">
        <w:rPr>
          <w:rFonts w:ascii="Courier New" w:hAnsi="Courier New" w:eastAsia="Times New Roman" w:cs="Courier New"/>
          <w:b/>
          <w:bCs/>
          <w:color w:val="000080"/>
          <w:sz w:val="20"/>
          <w:szCs w:val="20"/>
        </w:rPr>
        <w:t>)</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Random number generator in the range of 0 to 1...</w:t>
      </w:r>
    </w:p>
    <w:p w:rsidRPr="00C06B33" w:rsidR="00C06B33" w:rsidP="5AE848BF" w:rsidRDefault="00C06B33" w14:paraId="6F687BFC" w14:textId="359D4967">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FF"/>
          <w:sz w:val="20"/>
          <w:szCs w:val="20"/>
        </w:rPr>
        <w:t>if</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xml:space="preserve"># </w:t>
      </w:r>
      <w:r w:rsidRPr="51A94C44" w:rsidR="2015ADBA">
        <w:rPr>
          <w:rFonts w:ascii="Courier New" w:hAnsi="Courier New" w:eastAsia="Times New Roman" w:cs="Courier New"/>
          <w:color w:val="008000"/>
          <w:sz w:val="20"/>
          <w:szCs w:val="20"/>
        </w:rPr>
        <w:t xml:space="preserve">TO </w:t>
      </w:r>
      <w:r w:rsidRPr="4CD878A6" w:rsidR="362EC30E">
        <w:rPr>
          <w:rFonts w:ascii="Courier New" w:hAnsi="Courier New" w:eastAsia="Times New Roman" w:cs="Courier New"/>
          <w:color w:val="008000"/>
          <w:sz w:val="20"/>
          <w:szCs w:val="20"/>
        </w:rPr>
        <w:t>D</w:t>
      </w:r>
      <w:r w:rsidRPr="4CD878A6" w:rsidR="2015ADBA">
        <w:rPr>
          <w:rFonts w:ascii="Courier New" w:hAnsi="Courier New" w:eastAsia="Times New Roman" w:cs="Courier New"/>
          <w:color w:val="008000"/>
          <w:sz w:val="20"/>
          <w:szCs w:val="20"/>
        </w:rPr>
        <w:t xml:space="preserve">O </w:t>
      </w:r>
      <w:r w:rsidRPr="4CD878A6" w:rsidR="453DB9CC">
        <w:rPr>
          <w:rFonts w:ascii="Courier New" w:hAnsi="Courier New" w:eastAsia="Times New Roman" w:cs="Courier New"/>
          <w:color w:val="008000"/>
          <w:sz w:val="20"/>
          <w:szCs w:val="20"/>
        </w:rPr>
        <w:t>Write</w:t>
      </w:r>
      <w:r w:rsidRPr="00C06B33">
        <w:rPr>
          <w:rFonts w:ascii="Courier New" w:hAnsi="Courier New" w:eastAsia="Times New Roman" w:cs="Courier New"/>
          <w:color w:val="008000"/>
          <w:sz w:val="20"/>
          <w:szCs w:val="20"/>
        </w:rPr>
        <w:t xml:space="preserve"> the condition here:</w:t>
      </w:r>
    </w:p>
    <w:p w:rsidRPr="00C06B33" w:rsidR="00C06B33" w:rsidP="5AE848BF" w:rsidRDefault="00C06B33" w14:paraId="16697021" w14:textId="5D909A44">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FF"/>
          <w:sz w:val="20"/>
          <w:szCs w:val="20"/>
        </w:rPr>
        <w:t>return</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xml:space="preserve"># </w:t>
      </w:r>
      <w:r w:rsidRPr="57ADBC94" w:rsidR="2F7EE9CF">
        <w:rPr>
          <w:rFonts w:ascii="Courier New" w:hAnsi="Courier New" w:eastAsia="Times New Roman" w:cs="Courier New"/>
          <w:color w:val="008000"/>
          <w:sz w:val="20"/>
          <w:szCs w:val="20"/>
        </w:rPr>
        <w:t>TO D</w:t>
      </w:r>
      <w:r w:rsidRPr="57ADBC94" w:rsidR="1248ECD7">
        <w:rPr>
          <w:rFonts w:ascii="Courier New" w:hAnsi="Courier New" w:eastAsia="Times New Roman" w:cs="Courier New"/>
          <w:color w:val="008000"/>
          <w:sz w:val="20"/>
          <w:szCs w:val="20"/>
        </w:rPr>
        <w:t xml:space="preserve">O </w:t>
      </w:r>
      <w:r w:rsidRPr="57ADBC94" w:rsidR="40EBE45A">
        <w:rPr>
          <w:rFonts w:ascii="Courier New" w:hAnsi="Courier New" w:eastAsia="Times New Roman" w:cs="Courier New"/>
          <w:color w:val="008000"/>
          <w:sz w:val="20"/>
          <w:szCs w:val="20"/>
        </w:rPr>
        <w:t>Pick</w:t>
      </w:r>
      <w:r w:rsidRPr="00C06B33">
        <w:rPr>
          <w:rFonts w:ascii="Courier New" w:hAnsi="Courier New" w:eastAsia="Times New Roman" w:cs="Courier New"/>
          <w:color w:val="008000"/>
          <w:sz w:val="20"/>
          <w:szCs w:val="20"/>
        </w:rPr>
        <w:t xml:space="preserve"> random action if epsilon &gt; policy</w:t>
      </w:r>
    </w:p>
    <w:p w:rsidRPr="00C06B33" w:rsidR="00C06B33" w:rsidP="5AE848BF" w:rsidRDefault="00C06B33" w14:paraId="65FF65F2" w14:textId="1DE86FC9">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b/>
          <w:bCs/>
          <w:color w:val="0000FF"/>
          <w:sz w:val="20"/>
          <w:szCs w:val="20"/>
        </w:rPr>
        <w:t>else</w:t>
      </w:r>
      <w:r w:rsidRPr="00C06B33">
        <w:rPr>
          <w:rFonts w:ascii="Courier New" w:hAnsi="Courier New" w:eastAsia="Times New Roman" w:cs="Courier New"/>
          <w:b/>
          <w:bCs/>
          <w:color w:val="000080"/>
          <w:sz w:val="20"/>
          <w:szCs w:val="20"/>
        </w:rPr>
        <w:t>:</w:t>
      </w:r>
    </w:p>
    <w:p w:rsidRPr="00C06B33" w:rsidR="00C06B33" w:rsidP="5AE848BF" w:rsidRDefault="00C06B33" w14:paraId="11F6EB74" w14:textId="2226C451">
      <w:pPr>
        <w:shd w:val="clear" w:color="auto" w:fill="FFFFFF" w:themeFill="background1"/>
        <w:spacing w:line="240" w:lineRule="auto"/>
        <w:jc w:val="left"/>
        <w:rPr>
          <w:rFonts w:ascii="Courier New" w:hAnsi="Courier New" w:eastAsia="Times New Roman" w:cs="Courier New"/>
          <w:color w:val="000000"/>
          <w:sz w:val="20"/>
          <w:szCs w:val="20"/>
        </w:rPr>
      </w:pPr>
      <w:r w:rsidRPr="00C06B33">
        <w:rPr>
          <w:rFonts w:ascii="Courier New" w:hAnsi="Courier New" w:eastAsia="Times New Roman" w:cs="Courier New"/>
          <w:sz w:val="20"/>
          <w:szCs w:val="20"/>
        </w:rPr>
        <w:t xml:space="preserve">        </w:t>
      </w:r>
      <w:r w:rsidRPr="00C06B33">
        <w:rPr>
          <w:rFonts w:ascii="Courier New" w:hAnsi="Courier New" w:eastAsia="Times New Roman" w:cs="Courier New"/>
          <w:b/>
          <w:bCs/>
          <w:color w:val="0000FF"/>
          <w:sz w:val="20"/>
          <w:szCs w:val="20"/>
        </w:rPr>
        <w:t>return</w:t>
      </w:r>
      <w:r w:rsidRPr="00C06B33">
        <w:rPr>
          <w:rFonts w:ascii="Courier New" w:hAnsi="Courier New" w:eastAsia="Times New Roman" w:cs="Courier New"/>
          <w:sz w:val="20"/>
          <w:szCs w:val="20"/>
        </w:rPr>
        <w:t xml:space="preserve"> </w:t>
      </w:r>
      <w:r w:rsidRPr="00C06B33">
        <w:rPr>
          <w:rFonts w:ascii="Courier New" w:hAnsi="Courier New" w:eastAsia="Times New Roman" w:cs="Courier New"/>
          <w:color w:val="008000"/>
          <w:sz w:val="20"/>
          <w:szCs w:val="20"/>
        </w:rPr>
        <w:t xml:space="preserve"># </w:t>
      </w:r>
      <w:r w:rsidRPr="57ADBC94" w:rsidR="2ECE7972">
        <w:rPr>
          <w:rFonts w:ascii="Courier New" w:hAnsi="Courier New" w:eastAsia="Times New Roman" w:cs="Courier New"/>
          <w:color w:val="008000"/>
          <w:sz w:val="20"/>
          <w:szCs w:val="20"/>
        </w:rPr>
        <w:t xml:space="preserve">TO </w:t>
      </w:r>
      <w:r w:rsidRPr="0D48995E" w:rsidR="2ECE7972">
        <w:rPr>
          <w:rFonts w:ascii="Courier New" w:hAnsi="Courier New" w:eastAsia="Times New Roman" w:cs="Courier New"/>
          <w:color w:val="008000"/>
          <w:sz w:val="20"/>
          <w:szCs w:val="20"/>
        </w:rPr>
        <w:t xml:space="preserve">DO </w:t>
      </w:r>
      <w:r w:rsidRPr="00C06B33">
        <w:rPr>
          <w:rFonts w:ascii="Courier New" w:hAnsi="Courier New" w:eastAsia="Times New Roman" w:cs="Courier New"/>
          <w:color w:val="008000"/>
          <w:sz w:val="20"/>
          <w:szCs w:val="20"/>
        </w:rPr>
        <w:t>Else pick the max action from the q table.</w:t>
      </w:r>
    </w:p>
    <w:p w:rsidR="38EAE016" w:rsidP="005C59B3" w:rsidRDefault="00FF06CB" w14:paraId="1D4C04AD" w14:textId="0B2FFB1E">
      <w:pPr>
        <w:pStyle w:val="Heading2"/>
      </w:pPr>
      <w:r>
        <w:t xml:space="preserve">Fill in the </w:t>
      </w:r>
      <w:r w:rsidR="088F2A03">
        <w:t>Code Snippets</w:t>
      </w:r>
      <w:r w:rsidR="428D848A">
        <w:t>:</w:t>
      </w:r>
      <w:r w:rsidR="00C47834">
        <w:t xml:space="preserve"> </w:t>
      </w:r>
      <w:r w:rsidR="5135140C">
        <w:t>(Phase 2)</w:t>
      </w:r>
    </w:p>
    <w:p w:rsidR="2A29EA67" w:rsidP="005C59B3" w:rsidRDefault="005C59B3" w14:paraId="3F1C4CFF" w14:textId="08839BFC">
      <w:pPr>
        <w:pStyle w:val="Heading3"/>
      </w:pPr>
      <w:r>
        <w:t>Temporal Difference</w:t>
      </w:r>
      <w:r w:rsidR="0044554A">
        <w:t xml:space="preserve"> Q-Learning with Backpropagation for </w:t>
      </w:r>
      <w:r w:rsidR="00C6369B">
        <w:t>updating the Neural Network</w:t>
      </w:r>
      <w:r w:rsidR="001C7632">
        <w:t xml:space="preserve"> using DQN</w:t>
      </w:r>
      <w:r w:rsidR="00C6369B">
        <w:t>.</w:t>
      </w:r>
      <w:r w:rsidR="00FE05CD">
        <w:t xml:space="preserve"> [Line 289-</w:t>
      </w:r>
      <w:r w:rsidR="00381CAE">
        <w:t>315, Iteration 1, train.py</w:t>
      </w:r>
      <w:r w:rsidR="00FE05CD">
        <w:t>]</w:t>
      </w:r>
    </w:p>
    <w:p w:rsidRPr="00660D3C" w:rsidR="00660D3C" w:rsidP="23736503" w:rsidRDefault="6B9E65F9" w14:paraId="68064E4A" w14:textId="0F75CB01">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updated Q_values = r + gamma * max(Q(S',a'))</w:t>
      </w:r>
    </w:p>
    <w:p w:rsidRPr="0085697E" w:rsidR="0085697E" w:rsidP="23736503" w:rsidRDefault="0085697E" w14:paraId="0ABC9ED3" w14:textId="174A37E9">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478A134B">
        <w:rPr>
          <w:rFonts w:ascii="Courier New" w:hAnsi="Courier New" w:eastAsia="Times New Roman" w:cs="Courier New"/>
          <w:sz w:val="20"/>
          <w:szCs w:val="20"/>
          <w:lang w:val="en-IN" w:eastAsia="en-IN"/>
        </w:rPr>
        <w:t xml:space="preserve">updated_q_values </w:t>
      </w:r>
      <w:r w:rsidRPr="478A134B">
        <w:rPr>
          <w:rFonts w:ascii="Courier New" w:hAnsi="Courier New" w:eastAsia="Times New Roman" w:cs="Courier New"/>
          <w:b/>
          <w:bCs/>
          <w:color w:val="000080"/>
          <w:sz w:val="20"/>
          <w:szCs w:val="20"/>
          <w:lang w:val="en-IN" w:eastAsia="en-IN"/>
        </w:rPr>
        <w:t>=</w:t>
      </w:r>
      <w:r w:rsidRPr="478A134B" w:rsidR="00EA0815">
        <w:rPr>
          <w:rFonts w:ascii="Courier New" w:hAnsi="Courier New" w:eastAsia="Times New Roman" w:cs="Courier New"/>
          <w:sz w:val="20"/>
          <w:szCs w:val="20"/>
          <w:lang w:val="en-IN" w:eastAsia="en-IN"/>
        </w:rPr>
        <w:t xml:space="preserve"> </w:t>
      </w:r>
      <w:r w:rsidRPr="002F0E33" w:rsidR="00EA0815">
        <w:rPr>
          <w:rFonts w:ascii="Courier New" w:hAnsi="Courier New" w:eastAsia="Times New Roman" w:cs="Courier New"/>
          <w:b/>
          <w:bCs/>
          <w:color w:val="008000"/>
          <w:sz w:val="20"/>
          <w:szCs w:val="20"/>
          <w:lang w:val="en-IN" w:eastAsia="en-IN"/>
          <w:rPrChange w:author="Ballari, James" w:date="2023-03-24T08:52:00Z" w:id="34">
            <w:rPr>
              <w:rFonts w:ascii="Courier New" w:hAnsi="Courier New" w:eastAsia="Times New Roman" w:cs="Courier New"/>
              <w:color w:val="008000"/>
              <w:sz w:val="20"/>
              <w:szCs w:val="20"/>
              <w:lang w:val="en-IN" w:eastAsia="en-IN"/>
            </w:rPr>
          </w:rPrChange>
        </w:rPr>
        <w:t># Todo Fill in the cod</w:t>
      </w:r>
      <w:r w:rsidRPr="002F0E33" w:rsidR="00123C19">
        <w:rPr>
          <w:rFonts w:ascii="Courier New" w:hAnsi="Courier New" w:eastAsia="Times New Roman" w:cs="Courier New"/>
          <w:b/>
          <w:bCs/>
          <w:color w:val="008000"/>
          <w:sz w:val="20"/>
          <w:szCs w:val="20"/>
          <w:lang w:val="en-IN" w:eastAsia="en-IN"/>
          <w:rPrChange w:author="Ballari, James" w:date="2023-03-24T08:52:00Z" w:id="35">
            <w:rPr>
              <w:rFonts w:ascii="Courier New" w:hAnsi="Courier New" w:eastAsia="Times New Roman" w:cs="Courier New"/>
              <w:color w:val="008000"/>
              <w:sz w:val="20"/>
              <w:szCs w:val="20"/>
              <w:lang w:val="en-IN" w:eastAsia="en-IN"/>
            </w:rPr>
          </w:rPrChange>
        </w:rPr>
        <w:t>e here..</w:t>
      </w:r>
      <w:r w:rsidRPr="002F0E33" w:rsidR="4A0A81A7">
        <w:rPr>
          <w:rFonts w:ascii="Courier New" w:hAnsi="Courier New" w:eastAsia="Times New Roman" w:cs="Courier New"/>
          <w:b/>
          <w:bCs/>
          <w:color w:val="008000"/>
          <w:sz w:val="20"/>
          <w:szCs w:val="20"/>
          <w:lang w:val="en-IN" w:eastAsia="en-IN"/>
          <w:rPrChange w:author="Ballari, James" w:date="2023-03-24T08:52:00Z" w:id="36">
            <w:rPr>
              <w:rFonts w:ascii="Courier New" w:hAnsi="Courier New" w:eastAsia="Times New Roman" w:cs="Courier New"/>
              <w:color w:val="008000"/>
              <w:sz w:val="20"/>
              <w:szCs w:val="20"/>
              <w:lang w:val="en-IN" w:eastAsia="en-IN"/>
            </w:rPr>
          </w:rPrChange>
        </w:rPr>
        <w:t>.</w:t>
      </w:r>
    </w:p>
    <w:p w:rsidRPr="0085697E" w:rsidR="0085697E" w:rsidP="23736503" w:rsidRDefault="0085697E" w14:paraId="0125ADF1" w14:textId="03C41A23">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p>
    <w:p w:rsidRPr="0085697E" w:rsidR="0085697E" w:rsidP="23736503" w:rsidRDefault="0085697E" w14:paraId="1D8EAD40" w14:textId="5760B1F3">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85697E">
        <w:rPr>
          <w:rFonts w:ascii="Courier New" w:hAnsi="Courier New" w:eastAsia="Times New Roman" w:cs="Courier New"/>
          <w:color w:val="008000"/>
          <w:sz w:val="20"/>
          <w:szCs w:val="20"/>
          <w:lang w:val="en-IN" w:eastAsia="en-IN"/>
        </w:rPr>
        <w:t># Correct the Q(s,a) for s when s is the final state.</w:t>
      </w:r>
    </w:p>
    <w:p w:rsidRPr="0085697E" w:rsidR="0085697E" w:rsidP="23736503" w:rsidRDefault="0085697E" w14:paraId="05993AA9" w14:textId="7EF45154">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new_update_q_values </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updated_q_values</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numpy</w:t>
      </w:r>
      <w:r w:rsidRPr="0085697E">
        <w:rPr>
          <w:rFonts w:ascii="Courier New" w:hAnsi="Courier New" w:eastAsia="Times New Roman" w:cs="Courier New"/>
          <w:b/>
          <w:bCs/>
          <w:color w:val="000080"/>
          <w:sz w:val="20"/>
          <w:szCs w:val="20"/>
          <w:lang w:val="en-IN" w:eastAsia="en-IN"/>
        </w:rPr>
        <w:t>()</w:t>
      </w:r>
    </w:p>
    <w:p w:rsidRPr="0085697E" w:rsidR="0085697E" w:rsidP="23736503" w:rsidRDefault="0085697E" w14:paraId="626C0C2B" w14:textId="02F5C657">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85697E">
        <w:rPr>
          <w:rFonts w:ascii="Courier New" w:hAnsi="Courier New" w:eastAsia="Times New Roman" w:cs="Courier New"/>
          <w:b/>
          <w:bCs/>
          <w:color w:val="0000FF"/>
          <w:sz w:val="20"/>
          <w:szCs w:val="20"/>
          <w:lang w:val="en-IN" w:eastAsia="en-IN"/>
        </w:rPr>
        <w:t>for</w:t>
      </w:r>
      <w:r w:rsidRPr="23736503">
        <w:rPr>
          <w:rFonts w:ascii="Courier New" w:hAnsi="Courier New" w:eastAsia="Times New Roman" w:cs="Courier New"/>
          <w:sz w:val="20"/>
          <w:szCs w:val="20"/>
          <w:lang w:val="en-IN" w:eastAsia="en-IN"/>
        </w:rPr>
        <w:t xml:space="preserve"> ildse </w:t>
      </w:r>
      <w:r w:rsidRPr="0085697E">
        <w:rPr>
          <w:rFonts w:ascii="Courier New" w:hAnsi="Courier New" w:eastAsia="Times New Roman" w:cs="Courier New"/>
          <w:b/>
          <w:bCs/>
          <w:color w:val="0000FF"/>
          <w:sz w:val="20"/>
          <w:szCs w:val="20"/>
          <w:lang w:val="en-IN" w:eastAsia="en-IN"/>
        </w:rPr>
        <w:t>in</w:t>
      </w:r>
      <w:r w:rsidRPr="23736503">
        <w:rPr>
          <w:rFonts w:ascii="Courier New" w:hAnsi="Courier New" w:eastAsia="Times New Roman" w:cs="Courier New"/>
          <w:sz w:val="20"/>
          <w:szCs w:val="20"/>
          <w:lang w:val="en-IN" w:eastAsia="en-IN"/>
        </w:rPr>
        <w:t xml:space="preserve"> </w:t>
      </w:r>
      <w:r w:rsidRPr="0085697E">
        <w:rPr>
          <w:rFonts w:ascii="Courier New" w:hAnsi="Courier New" w:eastAsia="Times New Roman" w:cs="Courier New"/>
          <w:b/>
          <w:bCs/>
          <w:color w:val="880088"/>
          <w:sz w:val="20"/>
          <w:szCs w:val="20"/>
          <w:lang w:val="en-IN" w:eastAsia="en-IN"/>
        </w:rPr>
        <w:t>range</w:t>
      </w:r>
      <w:r w:rsidRPr="0085697E">
        <w:rPr>
          <w:rFonts w:ascii="Courier New" w:hAnsi="Courier New" w:eastAsia="Times New Roman" w:cs="Courier New"/>
          <w:b/>
          <w:bCs/>
          <w:color w:val="000080"/>
          <w:sz w:val="20"/>
          <w:szCs w:val="20"/>
          <w:lang w:val="en-IN" w:eastAsia="en-IN"/>
        </w:rPr>
        <w:t>(</w:t>
      </w:r>
      <w:r w:rsidRPr="0085697E">
        <w:rPr>
          <w:rFonts w:ascii="Courier New" w:hAnsi="Courier New" w:eastAsia="Times New Roman" w:cs="Courier New"/>
          <w:b/>
          <w:bCs/>
          <w:color w:val="880088"/>
          <w:sz w:val="20"/>
          <w:szCs w:val="20"/>
          <w:lang w:val="en-IN" w:eastAsia="en-IN"/>
        </w:rPr>
        <w:t>len</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done_sample</w:t>
      </w:r>
      <w:r w:rsidRPr="0085697E">
        <w:rPr>
          <w:rFonts w:ascii="Courier New" w:hAnsi="Courier New" w:eastAsia="Times New Roman" w:cs="Courier New"/>
          <w:b/>
          <w:bCs/>
          <w:color w:val="000080"/>
          <w:sz w:val="20"/>
          <w:szCs w:val="20"/>
          <w:lang w:val="en-IN" w:eastAsia="en-IN"/>
        </w:rPr>
        <w:t>)):</w:t>
      </w:r>
    </w:p>
    <w:p w:rsidRPr="002F0E33" w:rsidR="0085697E" w:rsidP="23736503" w:rsidRDefault="0085697E" w14:paraId="3A7F4586" w14:textId="7C039CF2">
      <w:pPr>
        <w:shd w:val="clear" w:color="auto" w:fill="FFFFFF" w:themeFill="background1"/>
        <w:spacing w:line="240" w:lineRule="auto"/>
        <w:jc w:val="left"/>
        <w:rPr>
          <w:rFonts w:ascii="Courier New" w:hAnsi="Courier New" w:eastAsia="Times New Roman" w:cs="Courier New"/>
          <w:b/>
          <w:bCs/>
          <w:color w:val="000000"/>
          <w:sz w:val="20"/>
          <w:szCs w:val="20"/>
          <w:lang w:val="en-IN" w:eastAsia="en-IN"/>
          <w:rPrChange w:author="Ballari, James" w:date="2023-03-24T08:52:00Z" w:id="37">
            <w:rPr>
              <w:rFonts w:ascii="Courier New" w:hAnsi="Courier New" w:eastAsia="Times New Roman" w:cs="Courier New"/>
              <w:color w:val="000000"/>
              <w:sz w:val="20"/>
              <w:szCs w:val="20"/>
              <w:lang w:val="en-IN" w:eastAsia="en-IN"/>
            </w:rPr>
          </w:rPrChange>
        </w:rPr>
      </w:pPr>
      <w:r w:rsidRPr="0085697E">
        <w:rPr>
          <w:rFonts w:ascii="Courier New" w:hAnsi="Courier New" w:eastAsia="Times New Roman" w:cs="Courier New"/>
          <w:sz w:val="20"/>
          <w:szCs w:val="20"/>
          <w:lang w:val="en-IN" w:eastAsia="en-IN"/>
        </w:rPr>
        <w:t xml:space="preserve">        </w:t>
      </w:r>
      <w:r w:rsidRPr="002F0E33" w:rsidR="00123C19">
        <w:rPr>
          <w:rFonts w:ascii="Courier New" w:hAnsi="Courier New" w:eastAsia="Times New Roman" w:cs="Courier New"/>
          <w:b/>
          <w:bCs/>
          <w:color w:val="008000"/>
          <w:sz w:val="20"/>
          <w:szCs w:val="20"/>
          <w:lang w:val="en-IN" w:eastAsia="en-IN"/>
          <w:rPrChange w:author="Ballari, James" w:date="2023-03-24T08:52:00Z" w:id="38">
            <w:rPr>
              <w:rFonts w:ascii="Courier New" w:hAnsi="Courier New" w:eastAsia="Times New Roman" w:cs="Courier New"/>
              <w:color w:val="008000"/>
              <w:sz w:val="20"/>
              <w:szCs w:val="20"/>
              <w:lang w:val="en-IN" w:eastAsia="en-IN"/>
            </w:rPr>
          </w:rPrChange>
        </w:rPr>
        <w:t xml:space="preserve"># </w:t>
      </w:r>
      <w:r w:rsidRPr="002F0E33" w:rsidR="00544BA1">
        <w:rPr>
          <w:rFonts w:ascii="Courier New" w:hAnsi="Courier New" w:eastAsia="Times New Roman" w:cs="Courier New"/>
          <w:b/>
          <w:bCs/>
          <w:color w:val="008000"/>
          <w:sz w:val="20"/>
          <w:szCs w:val="20"/>
          <w:lang w:val="en-IN" w:eastAsia="en-IN"/>
          <w:rPrChange w:author="Ballari, James" w:date="2023-03-24T08:52:00Z" w:id="39">
            <w:rPr>
              <w:rFonts w:ascii="Courier New" w:hAnsi="Courier New" w:eastAsia="Times New Roman" w:cs="Courier New"/>
              <w:color w:val="008000"/>
              <w:sz w:val="20"/>
              <w:szCs w:val="20"/>
              <w:lang w:val="en-IN" w:eastAsia="en-IN"/>
            </w:rPr>
          </w:rPrChange>
        </w:rPr>
        <w:t xml:space="preserve">Todo </w:t>
      </w:r>
      <w:r w:rsidRPr="002F0E33" w:rsidR="00123C19">
        <w:rPr>
          <w:rFonts w:ascii="Courier New" w:hAnsi="Courier New" w:eastAsia="Times New Roman" w:cs="Courier New"/>
          <w:b/>
          <w:bCs/>
          <w:color w:val="008000"/>
          <w:sz w:val="20"/>
          <w:szCs w:val="20"/>
          <w:lang w:val="en-IN" w:eastAsia="en-IN"/>
          <w:rPrChange w:author="Ballari, James" w:date="2023-03-24T08:52:00Z" w:id="40">
            <w:rPr>
              <w:rFonts w:ascii="Courier New" w:hAnsi="Courier New" w:eastAsia="Times New Roman" w:cs="Courier New"/>
              <w:color w:val="008000"/>
              <w:sz w:val="20"/>
              <w:szCs w:val="20"/>
              <w:lang w:val="en-IN" w:eastAsia="en-IN"/>
            </w:rPr>
          </w:rPrChange>
        </w:rPr>
        <w:t xml:space="preserve">Fill in the code to </w:t>
      </w:r>
      <w:r w:rsidRPr="002F0E33" w:rsidR="00544BA1">
        <w:rPr>
          <w:rFonts w:ascii="Courier New" w:hAnsi="Courier New" w:eastAsia="Times New Roman" w:cs="Courier New"/>
          <w:b/>
          <w:bCs/>
          <w:color w:val="008000"/>
          <w:sz w:val="20"/>
          <w:szCs w:val="20"/>
          <w:lang w:val="en-IN" w:eastAsia="en-IN"/>
          <w:rPrChange w:author="Ballari, James" w:date="2023-03-24T08:52:00Z" w:id="41">
            <w:rPr>
              <w:rFonts w:ascii="Courier New" w:hAnsi="Courier New" w:eastAsia="Times New Roman" w:cs="Courier New"/>
              <w:color w:val="008000"/>
              <w:sz w:val="20"/>
              <w:szCs w:val="20"/>
              <w:lang w:val="en-IN" w:eastAsia="en-IN"/>
            </w:rPr>
          </w:rPrChange>
        </w:rPr>
        <w:t>get new_updated_q_values for final state.</w:t>
      </w:r>
    </w:p>
    <w:p w:rsidRPr="0085697E" w:rsidR="0085697E" w:rsidP="23736503" w:rsidRDefault="0085697E" w14:paraId="3F9AF1A8" w14:textId="2E5815BE">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updated_q_values </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tf</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convert_to_tensor</w:t>
      </w:r>
      <w:r w:rsidRPr="0085697E">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new_update_q_values</w:t>
      </w:r>
      <w:r w:rsidRPr="0085697E">
        <w:rPr>
          <w:rFonts w:ascii="Courier New" w:hAnsi="Courier New" w:eastAsia="Times New Roman" w:cs="Courier New"/>
          <w:b/>
          <w:bCs/>
          <w:color w:val="000080"/>
          <w:sz w:val="20"/>
          <w:szCs w:val="20"/>
          <w:lang w:val="en-IN" w:eastAsia="en-IN"/>
        </w:rPr>
        <w:t>)</w:t>
      </w:r>
    </w:p>
    <w:p w:rsidRPr="0085697E" w:rsidR="0085697E" w:rsidP="23736503" w:rsidRDefault="0085697E" w14:paraId="36359AEA" w14:textId="376C2989">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p>
    <w:p w:rsidRPr="00500A0A" w:rsidR="00500A0A" w:rsidP="026CFECA" w:rsidRDefault="00500A0A" w14:paraId="2DA47FD1" w14:textId="36CB5C98">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26CFECA">
        <w:rPr>
          <w:rFonts w:ascii="Courier New" w:hAnsi="Courier New" w:eastAsia="Times New Roman" w:cs="Courier New"/>
          <w:sz w:val="20"/>
          <w:szCs w:val="20"/>
          <w:lang w:val="en-IN" w:eastAsia="en-IN"/>
        </w:rPr>
        <w:t># update the target network with new weights</w:t>
      </w:r>
    </w:p>
    <w:p w:rsidRPr="0085697E" w:rsidR="00544BA1" w:rsidP="00544BA1" w:rsidRDefault="00500A0A" w14:paraId="25CC77CE" w14:textId="2B6CF72F">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478A134B">
        <w:rPr>
          <w:rFonts w:ascii="Courier New" w:hAnsi="Courier New" w:eastAsia="Times New Roman" w:cs="Courier New"/>
          <w:b/>
          <w:bCs/>
          <w:color w:val="0000FF"/>
          <w:sz w:val="20"/>
          <w:szCs w:val="20"/>
          <w:lang w:val="en-IN" w:eastAsia="en-IN"/>
        </w:rPr>
        <w:t>if</w:t>
      </w:r>
      <w:r w:rsidRPr="478A134B">
        <w:rPr>
          <w:rFonts w:ascii="Courier New" w:hAnsi="Courier New" w:eastAsia="Times New Roman" w:cs="Courier New"/>
          <w:b/>
          <w:bCs/>
          <w:color w:val="000080"/>
          <w:sz w:val="20"/>
          <w:szCs w:val="20"/>
          <w:lang w:val="en-IN" w:eastAsia="en-IN"/>
        </w:rPr>
        <w:t>(</w:t>
      </w:r>
      <w:r w:rsidRPr="002F0E33" w:rsidR="00544BA1">
        <w:rPr>
          <w:rFonts w:ascii="Courier New" w:hAnsi="Courier New" w:eastAsia="Times New Roman" w:cs="Courier New"/>
          <w:b/>
          <w:bCs/>
          <w:color w:val="008000"/>
          <w:sz w:val="20"/>
          <w:szCs w:val="20"/>
          <w:lang w:val="en-IN" w:eastAsia="en-IN"/>
          <w:rPrChange w:author="Ballari, James" w:date="2023-03-24T08:52:00Z" w:id="42">
            <w:rPr>
              <w:rFonts w:ascii="Courier New" w:hAnsi="Courier New" w:eastAsia="Times New Roman" w:cs="Courier New"/>
              <w:color w:val="008000"/>
              <w:sz w:val="20"/>
              <w:szCs w:val="20"/>
              <w:lang w:val="en-IN" w:eastAsia="en-IN"/>
            </w:rPr>
          </w:rPrChange>
        </w:rPr>
        <w:t># Todo Fill in the code here..</w:t>
      </w:r>
      <w:r w:rsidRPr="002F0E33" w:rsidR="28D81B58">
        <w:rPr>
          <w:rFonts w:ascii="Courier New" w:hAnsi="Courier New" w:eastAsia="Times New Roman" w:cs="Courier New"/>
          <w:b/>
          <w:bCs/>
          <w:color w:val="008000"/>
          <w:sz w:val="20"/>
          <w:szCs w:val="20"/>
          <w:lang w:val="en-IN" w:eastAsia="en-IN"/>
          <w:rPrChange w:author="Ballari, James" w:date="2023-03-24T08:52:00Z" w:id="43">
            <w:rPr>
              <w:rFonts w:ascii="Courier New" w:hAnsi="Courier New" w:eastAsia="Times New Roman" w:cs="Courier New"/>
              <w:color w:val="008000"/>
              <w:sz w:val="20"/>
              <w:szCs w:val="20"/>
              <w:lang w:val="en-IN" w:eastAsia="en-IN"/>
            </w:rPr>
          </w:rPrChange>
        </w:rPr>
        <w:t>.</w:t>
      </w:r>
    </w:p>
    <w:p w:rsidRPr="00500A0A" w:rsidR="00500A0A" w:rsidP="026CFECA" w:rsidRDefault="00500A0A" w14:paraId="1AC84840" w14:textId="301CEA29">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500A0A">
        <w:rPr>
          <w:rFonts w:ascii="Courier New" w:hAnsi="Courier New" w:eastAsia="Times New Roman" w:cs="Courier New"/>
          <w:b/>
          <w:bCs/>
          <w:color w:val="000080"/>
          <w:sz w:val="20"/>
          <w:szCs w:val="20"/>
          <w:lang w:val="en-IN" w:eastAsia="en-IN"/>
        </w:rPr>
        <w:t>):</w:t>
      </w:r>
    </w:p>
    <w:p w:rsidRPr="00752FFE" w:rsidR="00752FFE" w:rsidP="005E3909" w:rsidRDefault="00500A0A" w14:paraId="2DCCC419" w14:textId="0926B77C">
      <w:pPr>
        <w:shd w:val="clear" w:color="auto" w:fill="FFFFFF" w:themeFill="background1"/>
        <w:spacing w:line="240" w:lineRule="auto"/>
        <w:jc w:val="left"/>
        <w:rPr>
          <w:rFonts w:ascii="Courier New" w:hAnsi="Courier New" w:eastAsia="Times New Roman" w:cs="Courier New"/>
          <w:b/>
          <w:bCs/>
          <w:color w:val="008000"/>
          <w:sz w:val="20"/>
          <w:szCs w:val="20"/>
          <w:lang w:val="en-IN" w:eastAsia="en-IN"/>
          <w:rPrChange w:author="Ballari, James" w:date="2023-03-24T08:52:00Z" w:id="44">
            <w:rPr>
              <w:rFonts w:ascii="Courier New" w:hAnsi="Courier New" w:eastAsia="Times New Roman" w:cs="Courier New"/>
              <w:color w:val="000000"/>
              <w:sz w:val="20"/>
              <w:szCs w:val="20"/>
              <w:lang w:val="en-IN" w:eastAsia="en-IN"/>
            </w:rPr>
          </w:rPrChange>
        </w:rPr>
      </w:pPr>
      <w:r w:rsidRPr="478A134B">
        <w:rPr>
          <w:rFonts w:ascii="Courier New" w:hAnsi="Courier New" w:eastAsia="Times New Roman" w:cs="Courier New"/>
          <w:sz w:val="20"/>
          <w:szCs w:val="20"/>
          <w:lang w:val="en-IN" w:eastAsia="en-IN"/>
        </w:rPr>
        <w:t xml:space="preserve">    </w:t>
      </w:r>
      <w:r w:rsidRPr="002F0E33" w:rsidR="00544BA1">
        <w:rPr>
          <w:rFonts w:ascii="Courier New" w:hAnsi="Courier New" w:eastAsia="Times New Roman" w:cs="Courier New"/>
          <w:b/>
          <w:bCs/>
          <w:color w:val="008000"/>
          <w:sz w:val="20"/>
          <w:szCs w:val="20"/>
          <w:lang w:val="en-IN" w:eastAsia="en-IN"/>
          <w:rPrChange w:author="Ballari, James" w:date="2023-03-24T08:52:00Z" w:id="45">
            <w:rPr>
              <w:rFonts w:ascii="Courier New" w:hAnsi="Courier New" w:eastAsia="Times New Roman" w:cs="Courier New"/>
              <w:color w:val="008000"/>
              <w:sz w:val="20"/>
              <w:szCs w:val="20"/>
              <w:lang w:val="en-IN" w:eastAsia="en-IN"/>
            </w:rPr>
          </w:rPrChange>
        </w:rPr>
        <w:t># Todo Fill in the code here..</w:t>
      </w:r>
      <w:r w:rsidRPr="002F0E33" w:rsidR="5A5FFCFF">
        <w:rPr>
          <w:rFonts w:ascii="Courier New" w:hAnsi="Courier New" w:eastAsia="Times New Roman" w:cs="Courier New"/>
          <w:b/>
          <w:bCs/>
          <w:color w:val="008000"/>
          <w:sz w:val="20"/>
          <w:szCs w:val="20"/>
          <w:lang w:val="en-IN" w:eastAsia="en-IN"/>
          <w:rPrChange w:author="Ballari, James" w:date="2023-03-24T08:52:00Z" w:id="46">
            <w:rPr>
              <w:rFonts w:ascii="Courier New" w:hAnsi="Courier New" w:eastAsia="Times New Roman" w:cs="Courier New"/>
              <w:color w:val="008000"/>
              <w:sz w:val="20"/>
              <w:szCs w:val="20"/>
              <w:lang w:val="en-IN" w:eastAsia="en-IN"/>
            </w:rPr>
          </w:rPrChange>
        </w:rPr>
        <w:t>.</w:t>
      </w:r>
    </w:p>
    <w:p w:rsidR="005F229D" w:rsidP="005F229D" w:rsidRDefault="005F229D" w14:paraId="6218DDDA" w14:textId="49FF7C55">
      <w:pPr>
        <w:pStyle w:val="Heading3"/>
      </w:pPr>
      <w:r>
        <w:t>Epsilon</w:t>
      </w:r>
      <w:r w:rsidR="00E4660D">
        <w:t>-</w:t>
      </w:r>
      <w:r>
        <w:t xml:space="preserve">Greedy [Line </w:t>
      </w:r>
      <w:r w:rsidR="009F00D5">
        <w:t>18</w:t>
      </w:r>
      <w:r w:rsidR="002D37D9">
        <w:t>7</w:t>
      </w:r>
      <w:r>
        <w:t>-</w:t>
      </w:r>
      <w:r w:rsidR="00EB39A0">
        <w:t>201</w:t>
      </w:r>
      <w:r>
        <w:t>, Iteration 1, train.py]</w:t>
      </w:r>
    </w:p>
    <w:p w:rsidRPr="00F265E0" w:rsidR="00F265E0" w:rsidP="23736503" w:rsidRDefault="00F265E0" w14:paraId="16C25907" w14:textId="57A27CB6">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F265E0">
        <w:rPr>
          <w:rFonts w:ascii="Courier New" w:hAnsi="Courier New" w:eastAsia="Times New Roman" w:cs="Courier New"/>
          <w:b/>
          <w:bCs/>
          <w:color w:val="0000FF"/>
          <w:sz w:val="20"/>
          <w:szCs w:val="20"/>
          <w:lang w:val="en-IN" w:eastAsia="en-IN"/>
        </w:rPr>
        <w:t>if</w:t>
      </w:r>
      <w:r w:rsidRPr="23736503">
        <w:rPr>
          <w:rFonts w:ascii="Courier New" w:hAnsi="Courier New" w:eastAsia="Times New Roman" w:cs="Courier New"/>
          <w:sz w:val="20"/>
          <w:szCs w:val="20"/>
          <w:lang w:val="en-IN" w:eastAsia="en-IN"/>
        </w:rPr>
        <w:t xml:space="preserve"> epsilon </w:t>
      </w:r>
      <w:r w:rsidRPr="00F265E0">
        <w:rPr>
          <w:rFonts w:ascii="Courier New" w:hAnsi="Courier New" w:eastAsia="Times New Roman" w:cs="Courier New"/>
          <w:b/>
          <w:bCs/>
          <w:color w:val="000080"/>
          <w:sz w:val="20"/>
          <w:szCs w:val="20"/>
          <w:lang w:val="en-IN" w:eastAsia="en-IN"/>
        </w:rPr>
        <w:t>&gt;</w:t>
      </w:r>
      <w:r w:rsidRPr="23736503">
        <w:rPr>
          <w:rFonts w:ascii="Courier New" w:hAnsi="Courier New" w:eastAsia="Times New Roman" w:cs="Courier New"/>
          <w:sz w:val="20"/>
          <w:szCs w:val="20"/>
          <w:lang w:val="en-IN" w:eastAsia="en-IN"/>
        </w:rPr>
        <w:t xml:space="preserve"> np</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random</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rand</w:t>
      </w:r>
      <w:r w:rsidRPr="00F265E0">
        <w:rPr>
          <w:rFonts w:ascii="Courier New" w:hAnsi="Courier New" w:eastAsia="Times New Roman" w:cs="Courier New"/>
          <w:b/>
          <w:bCs/>
          <w:color w:val="000080"/>
          <w:sz w:val="20"/>
          <w:szCs w:val="20"/>
          <w:lang w:val="en-IN" w:eastAsia="en-IN"/>
        </w:rPr>
        <w:t>(</w:t>
      </w:r>
      <w:r w:rsidRPr="00F265E0">
        <w:rPr>
          <w:rFonts w:ascii="Courier New" w:hAnsi="Courier New" w:eastAsia="Times New Roman" w:cs="Courier New"/>
          <w:color w:val="FF0000"/>
          <w:sz w:val="20"/>
          <w:szCs w:val="20"/>
          <w:lang w:val="en-IN" w:eastAsia="en-IN"/>
        </w:rPr>
        <w:t>1</w:t>
      </w:r>
      <w:r w:rsidRPr="00F265E0">
        <w:rPr>
          <w:rFonts w:ascii="Courier New" w:hAnsi="Courier New" w:eastAsia="Times New Roman" w:cs="Courier New"/>
          <w:b/>
          <w:bCs/>
          <w:color w:val="000080"/>
          <w:sz w:val="20"/>
          <w:szCs w:val="20"/>
          <w:lang w:val="en-IN" w:eastAsia="en-IN"/>
        </w:rPr>
        <w:t>)[</w:t>
      </w:r>
      <w:r w:rsidRPr="00F265E0">
        <w:rPr>
          <w:rFonts w:ascii="Courier New" w:hAnsi="Courier New" w:eastAsia="Times New Roman" w:cs="Courier New"/>
          <w:color w:val="FF0000"/>
          <w:sz w:val="20"/>
          <w:szCs w:val="20"/>
          <w:lang w:val="en-IN" w:eastAsia="en-IN"/>
        </w:rPr>
        <w:t>0</w:t>
      </w:r>
      <w:r w:rsidRPr="00F265E0">
        <w:rPr>
          <w:rFonts w:ascii="Courier New" w:hAnsi="Courier New" w:eastAsia="Times New Roman" w:cs="Courier New"/>
          <w:b/>
          <w:bCs/>
          <w:color w:val="000080"/>
          <w:sz w:val="20"/>
          <w:szCs w:val="20"/>
          <w:lang w:val="en-IN" w:eastAsia="en-IN"/>
        </w:rPr>
        <w:t>]:</w:t>
      </w:r>
    </w:p>
    <w:p w:rsidRPr="00F265E0" w:rsidR="00F265E0" w:rsidP="23736503" w:rsidRDefault="00F265E0" w14:paraId="38DE1D7D" w14:textId="32B23B5A">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color w:val="008000"/>
          <w:sz w:val="20"/>
          <w:szCs w:val="20"/>
          <w:lang w:val="en-IN" w:eastAsia="en-IN"/>
        </w:rPr>
        <w:t># Take random action</w:t>
      </w:r>
    </w:p>
    <w:p w:rsidRPr="00F265E0" w:rsidR="00F265E0" w:rsidP="23736503" w:rsidRDefault="00F265E0" w14:paraId="3C1E03E0" w14:textId="424254E4">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F265E0">
        <w:rPr>
          <w:rFonts w:ascii="Courier New" w:hAnsi="Courier New" w:eastAsia="Times New Roman" w:cs="Courier New"/>
          <w:sz w:val="20"/>
          <w:szCs w:val="20"/>
          <w:lang w:val="en-IN" w:eastAsia="en-IN"/>
        </w:rPr>
        <w:t xml:space="preserve">    action </w:t>
      </w:r>
      <w:r w:rsidRPr="00F265E0">
        <w:rPr>
          <w:rFonts w:ascii="Courier New" w:hAnsi="Courier New" w:eastAsia="Times New Roman" w:cs="Courier New"/>
          <w:b/>
          <w:bCs/>
          <w:color w:val="000080"/>
          <w:sz w:val="20"/>
          <w:szCs w:val="20"/>
          <w:lang w:val="en-IN" w:eastAsia="en-IN"/>
        </w:rPr>
        <w:t>=</w:t>
      </w:r>
      <w:r w:rsidRPr="00F265E0">
        <w:rPr>
          <w:rFonts w:ascii="Courier New" w:hAnsi="Courier New" w:eastAsia="Times New Roman" w:cs="Courier New"/>
          <w:sz w:val="20"/>
          <w:szCs w:val="20"/>
          <w:lang w:val="en-IN" w:eastAsia="en-IN"/>
        </w:rPr>
        <w:t xml:space="preserve"> </w:t>
      </w:r>
      <w:r w:rsidRPr="002F0E33" w:rsidR="00CF4739">
        <w:rPr>
          <w:rFonts w:ascii="Courier New" w:hAnsi="Courier New" w:eastAsia="Times New Roman" w:cs="Courier New"/>
          <w:b/>
          <w:bCs/>
          <w:color w:val="008000"/>
          <w:sz w:val="20"/>
          <w:szCs w:val="20"/>
          <w:lang w:val="en-IN" w:eastAsia="en-IN"/>
          <w:rPrChange w:author="Ballari, James" w:date="2023-03-24T08:53:00Z" w:id="47">
            <w:rPr>
              <w:rFonts w:ascii="Courier New" w:hAnsi="Courier New" w:eastAsia="Times New Roman" w:cs="Courier New"/>
              <w:color w:val="008000"/>
              <w:sz w:val="20"/>
              <w:szCs w:val="20"/>
              <w:lang w:val="en-IN" w:eastAsia="en-IN"/>
            </w:rPr>
          </w:rPrChange>
        </w:rPr>
        <w:t># Todo</w:t>
      </w:r>
      <w:r w:rsidRPr="002F0E33" w:rsidR="00AA6237">
        <w:rPr>
          <w:rFonts w:ascii="Courier New" w:hAnsi="Courier New" w:eastAsia="Times New Roman" w:cs="Courier New"/>
          <w:b/>
          <w:bCs/>
          <w:color w:val="008000"/>
          <w:sz w:val="20"/>
          <w:szCs w:val="20"/>
          <w:lang w:val="en-IN" w:eastAsia="en-IN"/>
          <w:rPrChange w:author="Ballari, James" w:date="2023-03-24T08:53:00Z" w:id="48">
            <w:rPr>
              <w:rFonts w:ascii="Courier New" w:hAnsi="Courier New" w:eastAsia="Times New Roman" w:cs="Courier New"/>
              <w:color w:val="008000"/>
              <w:sz w:val="20"/>
              <w:szCs w:val="20"/>
              <w:lang w:val="en-IN" w:eastAsia="en-IN"/>
            </w:rPr>
          </w:rPrChange>
        </w:rPr>
        <w:t>(</w:t>
      </w:r>
      <w:r w:rsidRPr="002F0E33" w:rsidR="00CF4739">
        <w:rPr>
          <w:rFonts w:ascii="Courier New" w:hAnsi="Courier New" w:eastAsia="Times New Roman" w:cs="Courier New"/>
          <w:b/>
          <w:bCs/>
          <w:color w:val="008000"/>
          <w:sz w:val="20"/>
          <w:szCs w:val="20"/>
          <w:lang w:val="en-IN" w:eastAsia="en-IN"/>
          <w:rPrChange w:author="Ballari, James" w:date="2023-03-24T08:53:00Z" w:id="49">
            <w:rPr>
              <w:rFonts w:ascii="Courier New" w:hAnsi="Courier New" w:eastAsia="Times New Roman" w:cs="Courier New"/>
              <w:color w:val="008000"/>
              <w:sz w:val="20"/>
              <w:szCs w:val="20"/>
              <w:lang w:val="en-IN" w:eastAsia="en-IN"/>
            </w:rPr>
          </w:rPrChange>
        </w:rPr>
        <w:t>Fill in the code here</w:t>
      </w:r>
      <w:r w:rsidRPr="002F0E33" w:rsidR="00AA6237">
        <w:rPr>
          <w:rFonts w:ascii="Courier New" w:hAnsi="Courier New" w:eastAsia="Times New Roman" w:cs="Courier New"/>
          <w:b/>
          <w:bCs/>
          <w:color w:val="008000"/>
          <w:sz w:val="20"/>
          <w:szCs w:val="20"/>
          <w:lang w:val="en-IN" w:eastAsia="en-IN"/>
          <w:rPrChange w:author="Ballari, James" w:date="2023-03-24T08:53:00Z" w:id="50">
            <w:rPr>
              <w:rFonts w:ascii="Courier New" w:hAnsi="Courier New" w:eastAsia="Times New Roman" w:cs="Courier New"/>
              <w:color w:val="008000"/>
              <w:sz w:val="20"/>
              <w:szCs w:val="20"/>
              <w:lang w:val="en-IN" w:eastAsia="en-IN"/>
            </w:rPr>
          </w:rPrChange>
        </w:rPr>
        <w:t xml:space="preserve"> to take </w:t>
      </w:r>
      <w:r w:rsidRPr="002F0E33" w:rsidR="00231F2F">
        <w:rPr>
          <w:rFonts w:ascii="Courier New" w:hAnsi="Courier New" w:eastAsia="Times New Roman" w:cs="Courier New"/>
          <w:b/>
          <w:bCs/>
          <w:color w:val="008000"/>
          <w:sz w:val="20"/>
          <w:szCs w:val="20"/>
          <w:lang w:val="en-IN" w:eastAsia="en-IN"/>
          <w:rPrChange w:author="Ballari, James" w:date="2023-03-24T08:53:00Z" w:id="51">
            <w:rPr>
              <w:rFonts w:ascii="Courier New" w:hAnsi="Courier New" w:eastAsia="Times New Roman" w:cs="Courier New"/>
              <w:color w:val="008000"/>
              <w:sz w:val="20"/>
              <w:szCs w:val="20"/>
              <w:lang w:val="en-IN" w:eastAsia="en-IN"/>
            </w:rPr>
          </w:rPrChange>
        </w:rPr>
        <w:t>a random action)</w:t>
      </w:r>
    </w:p>
    <w:p w:rsidRPr="00F265E0" w:rsidR="00F265E0" w:rsidP="23736503" w:rsidRDefault="00F265E0" w14:paraId="66877C71" w14:textId="0B8A118B">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00F265E0">
        <w:rPr>
          <w:rFonts w:ascii="Courier New" w:hAnsi="Courier New" w:eastAsia="Times New Roman" w:cs="Courier New"/>
          <w:b/>
          <w:bCs/>
          <w:color w:val="0000FF"/>
          <w:sz w:val="20"/>
          <w:szCs w:val="20"/>
          <w:lang w:val="en-IN" w:eastAsia="en-IN"/>
        </w:rPr>
        <w:t>else</w:t>
      </w:r>
      <w:r w:rsidRPr="00F265E0">
        <w:rPr>
          <w:rFonts w:ascii="Courier New" w:hAnsi="Courier New" w:eastAsia="Times New Roman" w:cs="Courier New"/>
          <w:b/>
          <w:bCs/>
          <w:color w:val="000080"/>
          <w:sz w:val="20"/>
          <w:szCs w:val="20"/>
          <w:lang w:val="en-IN" w:eastAsia="en-IN"/>
        </w:rPr>
        <w:t>:</w:t>
      </w:r>
    </w:p>
    <w:p w:rsidRPr="00F265E0" w:rsidR="00F265E0" w:rsidP="23736503" w:rsidRDefault="00F265E0" w14:paraId="76BDF39B" w14:textId="38D8EA9F">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color w:val="008000"/>
          <w:sz w:val="20"/>
          <w:szCs w:val="20"/>
          <w:lang w:val="en-IN" w:eastAsia="en-IN"/>
        </w:rPr>
        <w:t># Predict action Q-values</w:t>
      </w:r>
    </w:p>
    <w:p w:rsidRPr="00F265E0" w:rsidR="00F265E0" w:rsidP="23736503" w:rsidRDefault="00F265E0" w14:paraId="70378B79" w14:textId="1271FE43">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color w:val="008000"/>
          <w:sz w:val="20"/>
          <w:szCs w:val="20"/>
          <w:lang w:val="en-IN" w:eastAsia="en-IN"/>
        </w:rPr>
        <w:t># From environment state</w:t>
      </w:r>
    </w:p>
    <w:p w:rsidRPr="00F265E0" w:rsidR="00F265E0" w:rsidP="23736503" w:rsidRDefault="00F265E0" w14:paraId="1DEE9F10" w14:textId="1F79C76C">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state_tensor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tf</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convert_to_tensor</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state</w:t>
      </w:r>
      <w:r w:rsidRPr="00F265E0">
        <w:rPr>
          <w:rFonts w:ascii="Courier New" w:hAnsi="Courier New" w:eastAsia="Times New Roman" w:cs="Courier New"/>
          <w:b/>
          <w:bCs/>
          <w:color w:val="000080"/>
          <w:sz w:val="20"/>
          <w:szCs w:val="20"/>
          <w:lang w:val="en-IN" w:eastAsia="en-IN"/>
        </w:rPr>
        <w:t>)</w:t>
      </w:r>
    </w:p>
    <w:p w:rsidRPr="00F265E0" w:rsidR="00F265E0" w:rsidP="23736503" w:rsidRDefault="00F265E0" w14:paraId="6658F743" w14:textId="613837D8">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state_tensor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tf</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expand_dims</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state_tensor</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color w:val="FF0000"/>
          <w:sz w:val="20"/>
          <w:szCs w:val="20"/>
          <w:lang w:val="en-IN" w:eastAsia="en-IN"/>
        </w:rPr>
        <w:t>0</w:t>
      </w:r>
      <w:r w:rsidRPr="00F265E0">
        <w:rPr>
          <w:rFonts w:ascii="Courier New" w:hAnsi="Courier New" w:eastAsia="Times New Roman" w:cs="Courier New"/>
          <w:b/>
          <w:bCs/>
          <w:color w:val="000080"/>
          <w:sz w:val="20"/>
          <w:szCs w:val="20"/>
          <w:lang w:val="en-IN" w:eastAsia="en-IN"/>
        </w:rPr>
        <w:t>)</w:t>
      </w:r>
    </w:p>
    <w:p w:rsidRPr="00F265E0" w:rsidR="00F265E0" w:rsidP="23736503" w:rsidRDefault="00F265E0" w14:paraId="7E12A5FE" w14:textId="61EB253F">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action_probs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model</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state_tensor</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training</w:t>
      </w:r>
      <w:r w:rsidRPr="00F265E0">
        <w:rPr>
          <w:rFonts w:ascii="Courier New" w:hAnsi="Courier New" w:eastAsia="Times New Roman" w:cs="Courier New"/>
          <w:b/>
          <w:bCs/>
          <w:color w:val="000080"/>
          <w:sz w:val="20"/>
          <w:szCs w:val="20"/>
          <w:lang w:val="en-IN" w:eastAsia="en-IN"/>
        </w:rPr>
        <w:t>=</w:t>
      </w:r>
      <w:r w:rsidRPr="00F265E0">
        <w:rPr>
          <w:rFonts w:ascii="Courier New" w:hAnsi="Courier New" w:eastAsia="Times New Roman" w:cs="Courier New"/>
          <w:b/>
          <w:bCs/>
          <w:color w:val="880088"/>
          <w:sz w:val="20"/>
          <w:szCs w:val="20"/>
          <w:lang w:val="en-IN" w:eastAsia="en-IN"/>
        </w:rPr>
        <w:t>False</w:t>
      </w:r>
      <w:r w:rsidRPr="00F265E0">
        <w:rPr>
          <w:rFonts w:ascii="Courier New" w:hAnsi="Courier New" w:eastAsia="Times New Roman" w:cs="Courier New"/>
          <w:b/>
          <w:bCs/>
          <w:color w:val="000080"/>
          <w:sz w:val="20"/>
          <w:szCs w:val="20"/>
          <w:lang w:val="en-IN" w:eastAsia="en-IN"/>
        </w:rPr>
        <w:t>)</w:t>
      </w:r>
    </w:p>
    <w:p w:rsidRPr="00F265E0" w:rsidR="00F265E0" w:rsidP="23736503" w:rsidRDefault="00F265E0" w14:paraId="2C770D9E" w14:textId="23B05147">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color w:val="008000"/>
          <w:sz w:val="20"/>
          <w:szCs w:val="20"/>
          <w:lang w:val="en-IN" w:eastAsia="en-IN"/>
        </w:rPr>
        <w:t># Take best action</w:t>
      </w:r>
    </w:p>
    <w:p w:rsidRPr="005D7027" w:rsidR="00F265E0" w:rsidP="23736503" w:rsidRDefault="00F265E0" w14:paraId="6E52221D" w14:textId="4DF457F6">
      <w:pPr>
        <w:shd w:val="clear" w:color="auto" w:fill="FFFFFF" w:themeFill="background1"/>
        <w:spacing w:line="240" w:lineRule="auto"/>
        <w:jc w:val="left"/>
        <w:rPr>
          <w:rFonts w:ascii="Courier New" w:hAnsi="Courier New" w:eastAsia="Times New Roman" w:cs="Courier New"/>
          <w:b/>
          <w:bCs/>
          <w:color w:val="000000"/>
          <w:sz w:val="20"/>
          <w:szCs w:val="20"/>
          <w:lang w:val="en-IN" w:eastAsia="en-IN"/>
        </w:rPr>
      </w:pPr>
      <w:r w:rsidRPr="478A134B">
        <w:rPr>
          <w:rFonts w:ascii="Courier New" w:hAnsi="Courier New" w:eastAsia="Times New Roman" w:cs="Courier New"/>
          <w:sz w:val="20"/>
          <w:szCs w:val="20"/>
          <w:lang w:val="en-IN" w:eastAsia="en-IN"/>
        </w:rPr>
        <w:t xml:space="preserve">    action </w:t>
      </w:r>
      <w:r w:rsidRPr="478A134B">
        <w:rPr>
          <w:rFonts w:ascii="Courier New" w:hAnsi="Courier New" w:eastAsia="Times New Roman" w:cs="Courier New"/>
          <w:b/>
          <w:bCs/>
          <w:color w:val="000080"/>
          <w:sz w:val="20"/>
          <w:szCs w:val="20"/>
          <w:lang w:val="en-IN" w:eastAsia="en-IN"/>
        </w:rPr>
        <w:t>=</w:t>
      </w:r>
      <w:r w:rsidRPr="478A134B">
        <w:rPr>
          <w:rFonts w:ascii="Courier New" w:hAnsi="Courier New" w:eastAsia="Times New Roman" w:cs="Courier New"/>
          <w:sz w:val="20"/>
          <w:szCs w:val="20"/>
          <w:lang w:val="en-IN" w:eastAsia="en-IN"/>
        </w:rPr>
        <w:t xml:space="preserve"> </w:t>
      </w:r>
      <w:r w:rsidRPr="005D7027" w:rsidR="00CF4739">
        <w:rPr>
          <w:rFonts w:ascii="Courier New" w:hAnsi="Courier New" w:eastAsia="Times New Roman" w:cs="Courier New"/>
          <w:b/>
          <w:bCs/>
          <w:color w:val="008000"/>
          <w:sz w:val="20"/>
          <w:szCs w:val="20"/>
          <w:lang w:val="en-IN" w:eastAsia="en-IN"/>
        </w:rPr>
        <w:t># Todo</w:t>
      </w:r>
      <w:r w:rsidRPr="005D7027" w:rsidR="00792BA8">
        <w:rPr>
          <w:rFonts w:ascii="Courier New" w:hAnsi="Courier New" w:eastAsia="Times New Roman" w:cs="Courier New"/>
          <w:b/>
          <w:bCs/>
          <w:color w:val="008000"/>
          <w:sz w:val="20"/>
          <w:szCs w:val="20"/>
          <w:lang w:val="en-IN" w:eastAsia="en-IN"/>
        </w:rPr>
        <w:t>(</w:t>
      </w:r>
      <w:r w:rsidRPr="005D7027" w:rsidR="00CF4739">
        <w:rPr>
          <w:rFonts w:ascii="Courier New" w:hAnsi="Courier New" w:eastAsia="Times New Roman" w:cs="Courier New"/>
          <w:b/>
          <w:bCs/>
          <w:color w:val="008000"/>
          <w:sz w:val="20"/>
          <w:szCs w:val="20"/>
          <w:lang w:val="en-IN" w:eastAsia="en-IN"/>
        </w:rPr>
        <w:t>Fill in the code here</w:t>
      </w:r>
      <w:r w:rsidRPr="005D7027" w:rsidR="00AB062F">
        <w:rPr>
          <w:rFonts w:ascii="Courier New" w:hAnsi="Courier New" w:eastAsia="Times New Roman" w:cs="Courier New"/>
          <w:b/>
          <w:bCs/>
          <w:color w:val="008000"/>
          <w:sz w:val="20"/>
          <w:szCs w:val="20"/>
          <w:lang w:val="en-IN" w:eastAsia="en-IN"/>
        </w:rPr>
        <w:t>)</w:t>
      </w:r>
    </w:p>
    <w:p w:rsidRPr="00F265E0" w:rsidR="00F265E0" w:rsidP="23736503" w:rsidRDefault="00F265E0" w14:paraId="5FF3A9D2" w14:textId="4B7D2670">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p>
    <w:p w:rsidRPr="00F265E0" w:rsidR="00F265E0" w:rsidP="23736503" w:rsidRDefault="00F265E0" w14:paraId="21C6BDB9" w14:textId="62597F02">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478A134B">
        <w:rPr>
          <w:rFonts w:ascii="Courier New" w:hAnsi="Courier New" w:eastAsia="Times New Roman" w:cs="Courier New"/>
          <w:color w:val="008000"/>
          <w:sz w:val="20"/>
          <w:szCs w:val="20"/>
          <w:lang w:val="en-IN" w:eastAsia="en-IN"/>
        </w:rPr>
        <w:t># epsilon greedy stuff..</w:t>
      </w:r>
      <w:r w:rsidRPr="478A134B" w:rsidR="05694FD1">
        <w:rPr>
          <w:rFonts w:ascii="Courier New" w:hAnsi="Courier New" w:eastAsia="Times New Roman" w:cs="Courier New"/>
          <w:color w:val="008000"/>
          <w:sz w:val="20"/>
          <w:szCs w:val="20"/>
          <w:lang w:val="en-IN" w:eastAsia="en-IN"/>
        </w:rPr>
        <w:t>.</w:t>
      </w:r>
    </w:p>
    <w:p w:rsidRPr="00F265E0" w:rsidR="00F265E0" w:rsidP="23736503" w:rsidRDefault="00F265E0" w14:paraId="60693347" w14:textId="3F76B6BC">
      <w:pPr>
        <w:shd w:val="clear" w:color="auto" w:fill="FFFFFF" w:themeFill="background1"/>
        <w:spacing w:line="240" w:lineRule="auto"/>
        <w:jc w:val="left"/>
        <w:rPr>
          <w:rFonts w:ascii="Courier New" w:hAnsi="Courier New" w:eastAsia="Times New Roman" w:cs="Courier New"/>
          <w:color w:val="000000"/>
          <w:sz w:val="20"/>
          <w:szCs w:val="20"/>
          <w:lang w:val="en-IN" w:eastAsia="en-IN"/>
        </w:rPr>
      </w:pPr>
      <w:r w:rsidRPr="23736503">
        <w:rPr>
          <w:rFonts w:ascii="Courier New" w:hAnsi="Courier New" w:eastAsia="Times New Roman" w:cs="Courier New"/>
          <w:sz w:val="20"/>
          <w:szCs w:val="20"/>
          <w:lang w:val="en-IN" w:eastAsia="en-IN"/>
        </w:rPr>
        <w:t xml:space="preserve">epsilon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w:t>
      </w:r>
      <w:r w:rsidRPr="005D7027" w:rsidR="00EF4B06">
        <w:rPr>
          <w:rFonts w:ascii="Courier New" w:hAnsi="Courier New" w:eastAsia="Times New Roman" w:cs="Courier New"/>
          <w:b/>
          <w:bCs/>
          <w:color w:val="008000"/>
          <w:sz w:val="20"/>
          <w:szCs w:val="20"/>
          <w:lang w:val="en-IN" w:eastAsia="en-IN"/>
        </w:rPr>
        <w:t># Todo</w:t>
      </w:r>
      <w:ins w:author="Thakkar, Tishya Sohankumar" w:date="2023-03-24T08:52:00Z" w:id="52">
        <w:r w:rsidRPr="005D7027" w:rsidR="00EF4B06">
          <w:rPr>
            <w:rFonts w:ascii="Courier New" w:hAnsi="Courier New" w:eastAsia="Times New Roman" w:cs="Courier New"/>
            <w:b/>
            <w:bCs/>
            <w:color w:val="008000"/>
            <w:sz w:val="20"/>
            <w:szCs w:val="20"/>
            <w:lang w:val="en-IN" w:eastAsia="en-IN"/>
          </w:rPr>
          <w:t>(</w:t>
        </w:r>
      </w:ins>
      <w:r w:rsidRPr="005D7027" w:rsidR="00EF4B06">
        <w:rPr>
          <w:rFonts w:ascii="Courier New" w:hAnsi="Courier New" w:eastAsia="Times New Roman" w:cs="Courier New"/>
          <w:b/>
          <w:bCs/>
          <w:color w:val="008000"/>
          <w:sz w:val="20"/>
          <w:szCs w:val="20"/>
          <w:lang w:val="en-IN" w:eastAsia="en-IN"/>
        </w:rPr>
        <w:t xml:space="preserve">Fill in the code here </w:t>
      </w:r>
      <w:ins w:author="Thakkar, Tishya Sohankumar" w:date="2023-03-24T08:53:00Z" w:id="53">
        <w:r w:rsidRPr="005D7027" w:rsidR="00EF4B06">
          <w:rPr>
            <w:rFonts w:ascii="Courier New" w:hAnsi="Courier New" w:eastAsia="Times New Roman" w:cs="Courier New"/>
            <w:b/>
            <w:bCs/>
            <w:color w:val="008000"/>
            <w:sz w:val="20"/>
            <w:szCs w:val="20"/>
            <w:lang w:val="en-IN" w:eastAsia="en-IN"/>
          </w:rPr>
          <w:t>to</w:t>
        </w:r>
      </w:ins>
      <w:r w:rsidR="00A357E0">
        <w:rPr>
          <w:rFonts w:ascii="Courier New" w:hAnsi="Courier New" w:eastAsia="Times New Roman" w:cs="Courier New"/>
          <w:b/>
          <w:bCs/>
          <w:color w:val="008000"/>
          <w:sz w:val="20"/>
          <w:szCs w:val="20"/>
          <w:lang w:val="en-IN" w:eastAsia="en-IN"/>
        </w:rPr>
        <w:t xml:space="preserve"> reduce epsilon values</w:t>
      </w:r>
      <w:ins w:author="Thakkar, Tishya Sohankumar" w:date="2023-03-24T08:53:00Z" w:id="54">
        <w:r w:rsidRPr="005D7027" w:rsidR="00EF4B06">
          <w:rPr>
            <w:rFonts w:ascii="Courier New" w:hAnsi="Courier New" w:eastAsia="Times New Roman" w:cs="Courier New"/>
            <w:b/>
            <w:bCs/>
            <w:color w:val="008000"/>
            <w:sz w:val="20"/>
            <w:szCs w:val="20"/>
            <w:lang w:val="en-IN" w:eastAsia="en-IN"/>
          </w:rPr>
          <w:t>)</w:t>
        </w:r>
      </w:ins>
    </w:p>
    <w:p w:rsidR="7EC6D8C5" w:rsidP="7E13A686" w:rsidRDefault="00F265E0" w14:paraId="58F8E063" w14:textId="36A5CE82">
      <w:pPr>
        <w:shd w:val="clear" w:color="auto" w:fill="FFFFFF" w:themeFill="background1"/>
        <w:spacing w:line="240" w:lineRule="auto"/>
        <w:jc w:val="left"/>
        <w:rPr>
          <w:rFonts w:eastAsia="Times New Roman" w:cs="Times New Roman"/>
          <w:color w:val="auto"/>
          <w:lang w:val="en-IN" w:eastAsia="en-IN"/>
        </w:rPr>
      </w:pPr>
      <w:r w:rsidRPr="23736503">
        <w:rPr>
          <w:rFonts w:ascii="Courier New" w:hAnsi="Courier New" w:eastAsia="Times New Roman" w:cs="Courier New"/>
          <w:sz w:val="20"/>
          <w:szCs w:val="20"/>
          <w:lang w:val="en-IN" w:eastAsia="en-IN"/>
        </w:rPr>
        <w:t xml:space="preserve">epsilon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w:t>
      </w:r>
      <w:r w:rsidRPr="00F265E0">
        <w:rPr>
          <w:rFonts w:ascii="Courier New" w:hAnsi="Courier New" w:eastAsia="Times New Roman" w:cs="Courier New"/>
          <w:b/>
          <w:bCs/>
          <w:color w:val="880088"/>
          <w:sz w:val="20"/>
          <w:szCs w:val="20"/>
          <w:lang w:val="en-IN" w:eastAsia="en-IN"/>
        </w:rPr>
        <w:t>max</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min_epsilon </w:t>
      </w:r>
      <w:r w:rsidRPr="00F265E0">
        <w:rPr>
          <w:rFonts w:ascii="Courier New" w:hAnsi="Courier New" w:eastAsia="Times New Roman" w:cs="Courier New"/>
          <w:b/>
          <w:bCs/>
          <w:color w:val="000080"/>
          <w:sz w:val="20"/>
          <w:szCs w:val="20"/>
          <w:lang w:val="en-IN" w:eastAsia="en-IN"/>
        </w:rPr>
        <w:t>,</w:t>
      </w:r>
      <w:r w:rsidRPr="23736503">
        <w:rPr>
          <w:rFonts w:ascii="Courier New" w:hAnsi="Courier New" w:eastAsia="Times New Roman" w:cs="Courier New"/>
          <w:sz w:val="20"/>
          <w:szCs w:val="20"/>
          <w:lang w:val="en-IN" w:eastAsia="en-IN"/>
        </w:rPr>
        <w:t xml:space="preserve"> epsilon</w:t>
      </w:r>
      <w:r w:rsidRPr="00F265E0">
        <w:rPr>
          <w:rFonts w:ascii="Courier New" w:hAnsi="Courier New" w:eastAsia="Times New Roman" w:cs="Courier New"/>
          <w:b/>
          <w:bCs/>
          <w:color w:val="000080"/>
          <w:sz w:val="20"/>
          <w:szCs w:val="20"/>
          <w:lang w:val="en-IN" w:eastAsia="en-IN"/>
        </w:rPr>
        <w:t>)</w:t>
      </w:r>
    </w:p>
    <w:p w:rsidR="7E13A686" w:rsidP="7E13A686" w:rsidRDefault="7E13A686" w14:paraId="6CA19F5F" w14:textId="7802D956">
      <w:pPr>
        <w:shd w:val="clear" w:color="auto" w:fill="FFFFFF" w:themeFill="background1"/>
        <w:spacing w:line="240" w:lineRule="auto"/>
        <w:jc w:val="left"/>
        <w:rPr>
          <w:rFonts w:ascii="Courier New" w:hAnsi="Courier New" w:eastAsia="Times New Roman" w:cs="Courier New"/>
          <w:b/>
          <w:bCs/>
          <w:color w:val="000080"/>
          <w:sz w:val="20"/>
          <w:szCs w:val="20"/>
          <w:lang w:val="en-IN" w:eastAsia="en-IN"/>
        </w:rPr>
      </w:pPr>
    </w:p>
    <w:p w:rsidR="0059745B" w:rsidP="00EB7D02" w:rsidRDefault="00EB7D02" w14:paraId="4A3A7E20" w14:textId="72B2EF10">
      <w:pPr>
        <w:pStyle w:val="Heading3"/>
      </w:pPr>
      <w:r>
        <w:t xml:space="preserve">Experience Replay [Line </w:t>
      </w:r>
      <w:r w:rsidR="00D6767D">
        <w:t>260</w:t>
      </w:r>
      <w:r>
        <w:t>-2</w:t>
      </w:r>
      <w:r w:rsidR="00D6767D">
        <w:t>74</w:t>
      </w:r>
      <w:r>
        <w:t>, Iteration 1, train.py]</w:t>
      </w:r>
    </w:p>
    <w:p w:rsidRPr="00023EB7" w:rsidR="00D6767D" w:rsidP="23736503" w:rsidRDefault="00D6767D" w14:paraId="7EB7D843" w14:textId="2F8B141E">
      <w:pPr>
        <w:shd w:val="clear" w:color="auto" w:fill="FFFFFF" w:themeFill="background1"/>
        <w:spacing w:line="240" w:lineRule="auto"/>
        <w:jc w:val="left"/>
        <w:rPr>
          <w:rFonts w:ascii="Courier New" w:hAnsi="Courier New" w:eastAsia="Times New Roman" w:cs="Courier New"/>
          <w:color w:val="008000"/>
          <w:sz w:val="20"/>
          <w:szCs w:val="20"/>
          <w:lang w:val="en-IN" w:eastAsia="en-IN"/>
        </w:rPr>
      </w:pPr>
      <w:r w:rsidRPr="00023EB7">
        <w:rPr>
          <w:rFonts w:ascii="Courier New" w:hAnsi="Courier New" w:eastAsia="Times New Roman" w:cs="Courier New"/>
          <w:color w:val="008000"/>
          <w:sz w:val="20"/>
          <w:szCs w:val="20"/>
          <w:lang w:val="en-IN" w:eastAsia="en-IN"/>
        </w:rPr>
        <w:t># get random moves from replay buffer so we have 'batch_size' S,A,R,S' for training</w:t>
      </w:r>
    </w:p>
    <w:p w:rsidR="40DE1E37" w:rsidP="1D9DD4FA" w:rsidRDefault="00D6767D" w14:paraId="1E1D040B" w14:textId="7EC6A758">
      <w:pPr>
        <w:shd w:val="clear" w:color="auto" w:fill="FFFFFF" w:themeFill="background1"/>
        <w:spacing w:line="240" w:lineRule="auto"/>
        <w:jc w:val="left"/>
        <w:rPr>
          <w:rFonts w:ascii="Courier New" w:hAnsi="Courier New" w:eastAsia="Times New Roman" w:cs="Courier New"/>
          <w:sz w:val="20"/>
          <w:szCs w:val="20"/>
          <w:lang w:val="en-IN" w:eastAsia="en-IN"/>
        </w:rPr>
      </w:pPr>
      <w:r w:rsidRPr="478A134B">
        <w:rPr>
          <w:rFonts w:ascii="Courier New" w:hAnsi="Courier New" w:eastAsia="Times New Roman" w:cs="Courier New"/>
          <w:sz w:val="20"/>
          <w:szCs w:val="20"/>
          <w:lang w:val="en-IN" w:eastAsia="en-IN"/>
        </w:rPr>
        <w:t xml:space="preserve">indices_replay_buffer </w:t>
      </w:r>
      <w:r w:rsidRPr="478A134B">
        <w:rPr>
          <w:rFonts w:ascii="Courier New" w:hAnsi="Courier New" w:eastAsia="Times New Roman" w:cs="Courier New"/>
          <w:b/>
          <w:bCs/>
          <w:color w:val="000080"/>
          <w:sz w:val="20"/>
          <w:szCs w:val="20"/>
          <w:lang w:val="en-IN" w:eastAsia="en-IN"/>
        </w:rPr>
        <w:t>=</w:t>
      </w:r>
      <w:r w:rsidRPr="478A134B">
        <w:rPr>
          <w:rFonts w:ascii="Courier New" w:hAnsi="Courier New" w:eastAsia="Times New Roman" w:cs="Courier New"/>
          <w:sz w:val="20"/>
          <w:szCs w:val="20"/>
          <w:lang w:val="en-IN" w:eastAsia="en-IN"/>
        </w:rPr>
        <w:t xml:space="preserve"> </w:t>
      </w:r>
      <w:r w:rsidRPr="001F7C93" w:rsidR="00A872A0">
        <w:rPr>
          <w:rFonts w:ascii="Courier New" w:hAnsi="Courier New" w:eastAsia="Times New Roman" w:cs="Courier New"/>
          <w:b/>
          <w:bCs/>
          <w:color w:val="008000"/>
          <w:sz w:val="20"/>
          <w:szCs w:val="20"/>
          <w:lang w:val="en-IN" w:eastAsia="en-IN"/>
          <w:rPrChange w:author="Ballari, James" w:date="2023-03-24T08:53:00Z" w:id="55">
            <w:rPr>
              <w:rFonts w:ascii="Courier New" w:hAnsi="Courier New" w:eastAsia="Times New Roman" w:cs="Courier New"/>
              <w:color w:val="008000"/>
              <w:sz w:val="20"/>
              <w:szCs w:val="20"/>
              <w:lang w:val="en-IN" w:eastAsia="en-IN"/>
            </w:rPr>
          </w:rPrChange>
        </w:rPr>
        <w:t># Todo</w:t>
      </w:r>
      <w:r w:rsidR="00927BC8">
        <w:rPr>
          <w:rFonts w:ascii="Courier New" w:hAnsi="Courier New" w:eastAsia="Times New Roman" w:cs="Courier New"/>
          <w:b/>
          <w:color w:val="008000"/>
          <w:sz w:val="20"/>
          <w:szCs w:val="20"/>
          <w:lang w:val="en-IN" w:eastAsia="en-IN"/>
        </w:rPr>
        <w:t>(</w:t>
      </w:r>
      <w:r w:rsidRPr="001F7C93" w:rsidR="00A872A0">
        <w:rPr>
          <w:rFonts w:ascii="Courier New" w:hAnsi="Courier New" w:eastAsia="Times New Roman" w:cs="Courier New"/>
          <w:b/>
          <w:bCs/>
          <w:color w:val="008000"/>
          <w:sz w:val="20"/>
          <w:szCs w:val="20"/>
          <w:lang w:val="en-IN" w:eastAsia="en-IN"/>
          <w:rPrChange w:author="Ballari, James" w:date="2023-03-24T08:53:00Z" w:id="56">
            <w:rPr>
              <w:rFonts w:ascii="Courier New" w:hAnsi="Courier New" w:eastAsia="Times New Roman" w:cs="Courier New"/>
              <w:color w:val="008000"/>
              <w:sz w:val="20"/>
              <w:szCs w:val="20"/>
              <w:lang w:val="en-IN" w:eastAsia="en-IN"/>
            </w:rPr>
          </w:rPrChange>
        </w:rPr>
        <w:t>Fill in the code here</w:t>
      </w:r>
      <w:r w:rsidR="003B5FB1">
        <w:rPr>
          <w:rFonts w:ascii="Courier New" w:hAnsi="Courier New" w:eastAsia="Times New Roman" w:cs="Courier New"/>
          <w:b/>
          <w:bCs/>
          <w:color w:val="008000"/>
          <w:sz w:val="20"/>
          <w:szCs w:val="20"/>
          <w:lang w:val="en-IN" w:eastAsia="en-IN"/>
        </w:rPr>
        <w:t xml:space="preserve"> to take random indices from replay buffer</w:t>
      </w:r>
      <w:r w:rsidR="00927BC8">
        <w:rPr>
          <w:rFonts w:ascii="Courier New" w:hAnsi="Courier New" w:eastAsia="Times New Roman" w:cs="Courier New"/>
          <w:b/>
          <w:color w:val="008000"/>
          <w:sz w:val="20"/>
          <w:szCs w:val="20"/>
          <w:lang w:val="en-IN" w:eastAsia="en-IN"/>
        </w:rPr>
        <w:t>)</w:t>
      </w:r>
    </w:p>
    <w:p w:rsidR="40DE1E37" w:rsidP="005C59B3" w:rsidRDefault="07D7B2BE" w14:paraId="5CB010BF" w14:textId="0B727ABC">
      <w:pPr>
        <w:pStyle w:val="Heading2"/>
      </w:pPr>
      <w:r w:rsidRPr="0FF23E55">
        <w:t>Test C</w:t>
      </w:r>
      <w:r w:rsidRPr="0FF23E55" w:rsidR="595981BB">
        <w:t>ases:</w:t>
      </w:r>
    </w:p>
    <w:p w:rsidR="0F70B636" w:rsidP="00346C75" w:rsidRDefault="0F70B636" w14:paraId="0C011231" w14:textId="43E5AA88">
      <w:pPr>
        <w:pStyle w:val="Heading3"/>
      </w:pPr>
      <w:r w:rsidRPr="5A7E9B89">
        <w:t>Ph</w:t>
      </w:r>
      <w:r w:rsidRPr="5A7E9B89" w:rsidR="3397E691">
        <w:t>ase 1:</w:t>
      </w:r>
    </w:p>
    <w:p w:rsidR="16209BAD" w:rsidP="5A7E9B89" w:rsidRDefault="16209BAD" w14:paraId="7B7E8B28" w14:textId="4B4D5256">
      <w:pPr>
        <w:rPr>
          <w:rFonts w:eastAsia="Times New Roman" w:cs="Times New Roman"/>
        </w:rPr>
      </w:pPr>
      <w:r w:rsidRPr="5A7E9B89">
        <w:rPr>
          <w:rFonts w:eastAsia="Times New Roman" w:cs="Times New Roman"/>
        </w:rPr>
        <w:t xml:space="preserve">The test cases for phase 1 model are generated automatically every time we run the model since we are initializing the board randomly every time. </w:t>
      </w:r>
    </w:p>
    <w:p w:rsidR="16209BAD" w:rsidP="3669D006" w:rsidRDefault="16209BAD" w14:paraId="2453FFFD" w14:textId="77934018">
      <w:pPr>
        <w:rPr>
          <w:rFonts w:eastAsia="Times New Roman" w:cs="Times New Roman"/>
        </w:rPr>
      </w:pPr>
      <w:r w:rsidRPr="5A7E9B89">
        <w:rPr>
          <w:rFonts w:eastAsia="Times New Roman" w:cs="Times New Roman"/>
        </w:rPr>
        <w:t xml:space="preserve">Following </w:t>
      </w:r>
      <w:r w:rsidR="00870364">
        <w:rPr>
          <w:rFonts w:eastAsia="Times New Roman" w:cs="Times New Roman"/>
        </w:rPr>
        <w:t>2</w:t>
      </w:r>
      <w:r w:rsidRPr="5A7E9B89">
        <w:rPr>
          <w:rFonts w:eastAsia="Times New Roman" w:cs="Times New Roman"/>
        </w:rPr>
        <w:t xml:space="preserve"> are the examples of the output of the test cases generated randomly:</w:t>
      </w:r>
    </w:p>
    <w:p w:rsidR="16209BAD" w:rsidP="3669D006" w:rsidRDefault="77618D05" w14:paraId="0C6A93FA" w14:textId="7DF020A3">
      <w:pPr>
        <w:pStyle w:val="Heading4"/>
        <w:rPr>
          <w:rFonts w:eastAsia="Times New Roman" w:cs="Times New Roman"/>
        </w:rPr>
      </w:pPr>
      <w:r w:rsidRPr="3669D006">
        <w:rPr>
          <w:rFonts w:eastAsia="Times New Roman" w:cs="Times New Roman"/>
        </w:rPr>
        <w:t>Test case 1:</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15"/>
        <w:gridCol w:w="6475"/>
      </w:tblGrid>
      <w:tr w:rsidR="00BA556A" w:rsidTr="00BA556A" w14:paraId="10E97EDC" w14:textId="77777777">
        <w:tc>
          <w:tcPr>
            <w:tcW w:w="4315" w:type="dxa"/>
          </w:tcPr>
          <w:p w:rsidR="00BA556A" w:rsidP="00BA556A" w:rsidRDefault="00BA556A" w14:paraId="2D04A352" w14:textId="71191C5B">
            <w:r>
              <w:rPr>
                <w:noProof/>
              </w:rPr>
              <w:drawing>
                <wp:anchor distT="0" distB="0" distL="114300" distR="114300" simplePos="0" relativeHeight="251658240" behindDoc="0" locked="0" layoutInCell="1" allowOverlap="1" wp14:anchorId="6B61CDFC" wp14:editId="5A433074">
                  <wp:simplePos x="0" y="0"/>
                  <wp:positionH relativeFrom="column">
                    <wp:posOffset>3175</wp:posOffset>
                  </wp:positionH>
                  <wp:positionV relativeFrom="paragraph">
                    <wp:posOffset>74295</wp:posOffset>
                  </wp:positionV>
                  <wp:extent cx="2581275" cy="1252220"/>
                  <wp:effectExtent l="0" t="0" r="9525" b="5080"/>
                  <wp:wrapSquare wrapText="bothSides"/>
                  <wp:docPr id="1140930527" name="Picture 114093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6041" t="28518" r="66041" b="47407"/>
                          <a:stretch>
                            <a:fillRect/>
                          </a:stretch>
                        </pic:blipFill>
                        <pic:spPr>
                          <a:xfrm>
                            <a:off x="0" y="0"/>
                            <a:ext cx="2581275" cy="1252220"/>
                          </a:xfrm>
                          <a:prstGeom prst="rect">
                            <a:avLst/>
                          </a:prstGeom>
                        </pic:spPr>
                      </pic:pic>
                    </a:graphicData>
                  </a:graphic>
                  <wp14:sizeRelH relativeFrom="page">
                    <wp14:pctWidth>0</wp14:pctWidth>
                  </wp14:sizeRelH>
                  <wp14:sizeRelV relativeFrom="page">
                    <wp14:pctHeight>0</wp14:pctHeight>
                  </wp14:sizeRelV>
                </wp:anchor>
              </w:drawing>
            </w:r>
          </w:p>
        </w:tc>
        <w:tc>
          <w:tcPr>
            <w:tcW w:w="6475" w:type="dxa"/>
          </w:tcPr>
          <w:p w:rsidR="00BA556A" w:rsidP="00BA556A" w:rsidRDefault="00BA556A" w14:paraId="1EFA38BC" w14:textId="409E6ABF">
            <w:pPr>
              <w:pStyle w:val="Heading4"/>
              <w:rPr>
                <w:rFonts w:ascii="Times New Roman" w:hAnsi="Times New Roman" w:eastAsia="Times New Roman" w:cs="Times New Roman"/>
                <w:i w:val="0"/>
              </w:rPr>
            </w:pPr>
            <w:r w:rsidRPr="3669D006">
              <w:rPr>
                <w:rFonts w:ascii="Times New Roman" w:hAnsi="Times New Roman" w:eastAsia="Times New Roman" w:cs="Times New Roman"/>
                <w:i w:val="0"/>
              </w:rPr>
              <w:t>In this case, the agent has chosen Clubs which means cards = [8, 9, 10, 11]. The minimum moves required to form alignment of each suit are as follows: Spades = 1, Hearts = 2, Clubs = 1, Diamond = 3 According to this calculation, the agent picked the right suit!</w:t>
            </w:r>
          </w:p>
          <w:p w:rsidR="00BA556A" w:rsidP="00BA556A" w:rsidRDefault="00BA556A" w14:paraId="25FA5DB4" w14:textId="77777777"/>
        </w:tc>
      </w:tr>
    </w:tbl>
    <w:p w:rsidR="00FC4D5C" w:rsidP="00BA556A" w:rsidRDefault="0410C05B" w14:paraId="1B6D4C00" w14:textId="7DDE697C">
      <w:pPr>
        <w:pStyle w:val="Heading4"/>
      </w:pPr>
      <w:r w:rsidRPr="1456AE57">
        <w:t xml:space="preserve">Test Case </w:t>
      </w:r>
      <w:r w:rsidR="1548A155">
        <w:t>2</w:t>
      </w:r>
      <w:r w:rsidRPr="1456AE57">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15"/>
        <w:gridCol w:w="6475"/>
      </w:tblGrid>
      <w:tr w:rsidR="00723002" w:rsidTr="00723002" w14:paraId="77375D83" w14:textId="77777777">
        <w:tc>
          <w:tcPr>
            <w:tcW w:w="4315" w:type="dxa"/>
          </w:tcPr>
          <w:p w:rsidR="00723002" w:rsidP="00723002" w:rsidRDefault="00723002" w14:paraId="0F08434E" w14:textId="43AA96D6">
            <w:r>
              <w:rPr>
                <w:noProof/>
              </w:rPr>
              <w:drawing>
                <wp:anchor distT="0" distB="0" distL="114300" distR="114300" simplePos="0" relativeHeight="251658241" behindDoc="0" locked="0" layoutInCell="1" allowOverlap="1" wp14:anchorId="026955F4" wp14:editId="5B312A79">
                  <wp:simplePos x="0" y="0"/>
                  <wp:positionH relativeFrom="column">
                    <wp:posOffset>4445</wp:posOffset>
                  </wp:positionH>
                  <wp:positionV relativeFrom="paragraph">
                    <wp:posOffset>83185</wp:posOffset>
                  </wp:positionV>
                  <wp:extent cx="2547620" cy="1143000"/>
                  <wp:effectExtent l="0" t="0" r="5080" b="0"/>
                  <wp:wrapSquare wrapText="bothSides"/>
                  <wp:docPr id="404512748" name="Picture 4045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666" t="31851" r="65000" b="45555"/>
                          <a:stretch>
                            <a:fillRect/>
                          </a:stretch>
                        </pic:blipFill>
                        <pic:spPr>
                          <a:xfrm>
                            <a:off x="0" y="0"/>
                            <a:ext cx="2547620" cy="1143000"/>
                          </a:xfrm>
                          <a:prstGeom prst="rect">
                            <a:avLst/>
                          </a:prstGeom>
                        </pic:spPr>
                      </pic:pic>
                    </a:graphicData>
                  </a:graphic>
                  <wp14:sizeRelH relativeFrom="page">
                    <wp14:pctWidth>0</wp14:pctWidth>
                  </wp14:sizeRelH>
                  <wp14:sizeRelV relativeFrom="page">
                    <wp14:pctHeight>0</wp14:pctHeight>
                  </wp14:sizeRelV>
                </wp:anchor>
              </w:drawing>
            </w:r>
          </w:p>
        </w:tc>
        <w:tc>
          <w:tcPr>
            <w:tcW w:w="6475" w:type="dxa"/>
          </w:tcPr>
          <w:p w:rsidR="00723002" w:rsidP="00723002" w:rsidRDefault="00723002" w14:paraId="4B0AC514" w14:textId="0DC0804D">
            <w:r>
              <w:t>In this case, the agent has chosen Diamonds which means cards = [12, 13, 14, 15]. The minimum moves required to form alignment of each suit are as follows: Spades = 1, Hearts = 2, Clubs = 3, Diamond = 3 According to this calculation, the agent picked the wrong suit</w:t>
            </w:r>
            <w:r w:rsidR="007F2449">
              <w:t>!</w:t>
            </w:r>
          </w:p>
        </w:tc>
      </w:tr>
    </w:tbl>
    <w:p w:rsidR="2F3C4B85" w:rsidP="00983B1C" w:rsidRDefault="2F3C4B85" w14:paraId="0B94BFF5" w14:textId="4AFDC6CE">
      <w:pPr>
        <w:rPr>
          <w:b/>
        </w:rPr>
      </w:pPr>
      <w:r w:rsidRPr="478A134B">
        <w:t xml:space="preserve">These test cases were taken from a single run time session of the model. </w:t>
      </w:r>
      <w:r w:rsidRPr="478A134B" w:rsidR="1B5BEAE6">
        <w:t>In this session, 10 random boards were generated.</w:t>
      </w:r>
      <w:r w:rsidRPr="478A134B">
        <w:t xml:space="preserve"> Out of these 10, the agent picke</w:t>
      </w:r>
      <w:r w:rsidRPr="478A134B" w:rsidR="4E34D735">
        <w:t xml:space="preserve">d the right suit in </w:t>
      </w:r>
      <w:r w:rsidR="22495169">
        <w:t>6</w:t>
      </w:r>
      <w:r w:rsidRPr="478A134B" w:rsidR="4E34D735">
        <w:t xml:space="preserve"> </w:t>
      </w:r>
      <w:r w:rsidRPr="478A134B" w:rsidR="2B8BFCDF">
        <w:t xml:space="preserve">cases (like test case 1), and it picked the wrong suit in 4 cases (like test case </w:t>
      </w:r>
      <w:r w:rsidR="100CC6BD">
        <w:t>2</w:t>
      </w:r>
      <w:r w:rsidRPr="478A134B" w:rsidR="2B8BFCDF">
        <w:t xml:space="preserve">). </w:t>
      </w:r>
    </w:p>
    <w:p w:rsidR="539A39B3" w:rsidP="478A134B" w:rsidRDefault="539A39B3" w14:paraId="59C63159" w14:textId="1DE86FC9">
      <w:r>
        <w:t xml:space="preserve">This result ratio may change in any other run time session. The agent may perform better or worse than </w:t>
      </w:r>
      <w:r w:rsidR="3F35A6F2">
        <w:t xml:space="preserve">the </w:t>
      </w:r>
      <w:r>
        <w:t>above</w:t>
      </w:r>
      <w:r w:rsidR="4345D0AB">
        <w:t xml:space="preserve"> example</w:t>
      </w:r>
      <w:r>
        <w:t>.</w:t>
      </w:r>
    </w:p>
    <w:p w:rsidR="00346C75" w:rsidP="003B7B82" w:rsidRDefault="00346C75" w14:paraId="63FB1B53" w14:textId="1DE86FC9">
      <w:pPr>
        <w:pStyle w:val="Heading3"/>
      </w:pPr>
      <w:r>
        <w:t>Phase 2</w:t>
      </w:r>
    </w:p>
    <w:p w:rsidR="00CC62F9" w:rsidP="00983B1C" w:rsidRDefault="001A2BE7" w14:paraId="69A3DDC6" w14:textId="68C95033">
      <w:r>
        <w:t xml:space="preserve">In the below example, </w:t>
      </w:r>
      <w:r w:rsidR="006D7EA5">
        <w:t>we play against</w:t>
      </w:r>
      <w:r w:rsidR="00CD142A">
        <w:t xml:space="preserve"> agent </w:t>
      </w:r>
      <w:r w:rsidR="006D7EA5">
        <w:t xml:space="preserve">Gold, where </w:t>
      </w:r>
      <w:r w:rsidR="00F6674E">
        <w:t xml:space="preserve">the aim of the agent is to get </w:t>
      </w:r>
      <w:r w:rsidR="0092623E">
        <w:t xml:space="preserve">its cards namely </w:t>
      </w:r>
      <m:oMath>
        <m:r>
          <w:rPr>
            <w:rFonts w:ascii="Cambria Math" w:hAnsi="Cambria Math"/>
          </w:rPr>
          <m:t>-1,-2,-3,-4</m:t>
        </m:r>
      </m:oMath>
      <w:r w:rsidR="0092623E">
        <w:t xml:space="preserve"> be in </w:t>
      </w:r>
      <w:r w:rsidR="0093229B">
        <w:t>that order</w:t>
      </w:r>
      <w:r w:rsidR="00E0435F">
        <w:t xml:space="preserve"> or reversed</w:t>
      </w:r>
      <w:r w:rsidR="0093229B">
        <w:t xml:space="preserve"> in </w:t>
      </w:r>
      <w:r w:rsidR="001C0731">
        <w:t xml:space="preserve">a </w:t>
      </w:r>
      <w:r w:rsidR="0093229B">
        <w:t xml:space="preserve">winning position </w:t>
      </w:r>
      <w:r w:rsidR="00041AC5">
        <w:t>whereas</w:t>
      </w:r>
      <w:r w:rsidR="0093229B">
        <w:t xml:space="preserve"> the aim of the</w:t>
      </w:r>
      <w:r w:rsidR="00E1488F">
        <w:t xml:space="preserve"> player(us) is to </w:t>
      </w:r>
      <w:r w:rsidR="00E0435F">
        <w:t xml:space="preserve">get the cards </w:t>
      </w:r>
      <m:oMath>
        <m:r>
          <w:rPr>
            <w:rFonts w:ascii="Cambria Math" w:hAnsi="Cambria Math"/>
          </w:rPr>
          <m:t>1,2,3,4</m:t>
        </m:r>
      </m:oMath>
      <w:r w:rsidR="00E0435F">
        <w:t xml:space="preserve"> in that order or reversed in</w:t>
      </w:r>
      <w:r w:rsidR="001C0731">
        <w:t xml:space="preserve"> a</w:t>
      </w:r>
      <w:r w:rsidR="00E0435F">
        <w:t xml:space="preserve"> winning position.</w:t>
      </w:r>
      <w:r w:rsidR="0093229B">
        <w:t xml:space="preserve"> </w:t>
      </w:r>
      <w:r w:rsidR="0092623E">
        <w:t xml:space="preserve"> </w:t>
      </w:r>
    </w:p>
    <w:p w:rsidR="00A01E04" w:rsidP="00A01E04" w:rsidRDefault="00983B1C" w14:paraId="41400FFB" w14:textId="40FD9E60">
      <w:pPr>
        <w:pStyle w:val="Heading4"/>
      </w:pPr>
      <w:r>
        <w:t xml:space="preserve">Test Case: </w:t>
      </w:r>
      <w:r w:rsidR="00CC62F9">
        <w:t>Playing against Gold Agent</w:t>
      </w:r>
      <w:r w:rsidR="0018200C">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765"/>
        <w:gridCol w:w="5766"/>
      </w:tblGrid>
      <w:tr w:rsidR="00F40FC0" w:rsidTr="00D9039E" w14:paraId="1E5CC009" w14:textId="77777777">
        <w:tc>
          <w:tcPr>
            <w:tcW w:w="4765" w:type="dxa"/>
          </w:tcPr>
          <w:p w:rsidRPr="00F40FC0" w:rsidR="00255046" w:rsidP="00255046" w:rsidRDefault="005710BF" w14:paraId="72903C32" w14:textId="2536C09B">
            <w:pPr>
              <w:pStyle w:val="ListParagraph"/>
              <w:numPr>
                <w:ilvl w:val="0"/>
                <w:numId w:val="15"/>
              </w:numPr>
            </w:pPr>
            <w:r w:rsidRPr="00F40FC0">
              <w:t xml:space="preserve">Shows the result of the previous game where the player got a reward of -1 for </w:t>
            </w:r>
            <w:r w:rsidRPr="00F40FC0" w:rsidR="0091475B">
              <w:t xml:space="preserve">making an invalid </w:t>
            </w:r>
            <w:r w:rsidRPr="00F40FC0" w:rsidR="00A06F78">
              <w:t>action (</w:t>
            </w:r>
            <w:r w:rsidRPr="00F40FC0" w:rsidR="0091475B">
              <w:t xml:space="preserve">tried to swap opponents cards) and the game is </w:t>
            </w:r>
            <w:r w:rsidRPr="00F40FC0" w:rsidR="00F24F08">
              <w:t>now over</w:t>
            </w:r>
            <w:r w:rsidRPr="00F40FC0" w:rsidR="00A06F78">
              <w:t xml:space="preserve"> with </w:t>
            </w:r>
            <w:r w:rsidR="002F55AC">
              <w:t>a</w:t>
            </w:r>
            <w:r w:rsidRPr="00F40FC0" w:rsidR="00A06F78">
              <w:t>gent not needing to play its turn.</w:t>
            </w:r>
          </w:p>
          <w:p w:rsidRPr="00F40FC0" w:rsidR="00A06F78" w:rsidP="00255046" w:rsidRDefault="00A06F78" w14:paraId="5FDE2A57" w14:textId="0FE073F6">
            <w:pPr>
              <w:pStyle w:val="ListParagraph"/>
              <w:numPr>
                <w:ilvl w:val="0"/>
                <w:numId w:val="15"/>
              </w:numPr>
            </w:pPr>
            <w:r w:rsidRPr="00F40FC0">
              <w:t>A new game is created and</w:t>
            </w:r>
            <w:r w:rsidRPr="00F40FC0" w:rsidR="00D70261">
              <w:t xml:space="preserve"> shows the board position</w:t>
            </w:r>
            <w:r w:rsidRPr="00F40FC0" w:rsidR="009D2055">
              <w:t>.</w:t>
            </w:r>
          </w:p>
          <w:p w:rsidRPr="00F40FC0" w:rsidR="009D2055" w:rsidP="00255046" w:rsidRDefault="009D2055" w14:paraId="6A72EC09" w14:textId="41E6E2F9">
            <w:pPr>
              <w:pStyle w:val="ListParagraph"/>
              <w:numPr>
                <w:ilvl w:val="0"/>
                <w:numId w:val="15"/>
              </w:numPr>
            </w:pPr>
            <w:r w:rsidRPr="00F40FC0">
              <w:t xml:space="preserve">User enters action 0 which swaps </w:t>
            </w:r>
            <w:r w:rsidRPr="00F40FC0" w:rsidR="0029509C">
              <w:t>position 0(0) with position 4(0)</w:t>
            </w:r>
            <w:r w:rsidRPr="00F40FC0" w:rsidR="00A7158F">
              <w:t>.</w:t>
            </w:r>
          </w:p>
          <w:p w:rsidRPr="00F40FC0" w:rsidR="0029509C" w:rsidP="00255046" w:rsidRDefault="0029509C" w14:paraId="10A43447" w14:textId="1D6E68BB">
            <w:pPr>
              <w:pStyle w:val="ListParagraph"/>
              <w:numPr>
                <w:ilvl w:val="0"/>
                <w:numId w:val="15"/>
              </w:numPr>
            </w:pPr>
            <w:r w:rsidRPr="00F40FC0">
              <w:t xml:space="preserve">Agent Gold has chosen action </w:t>
            </w:r>
            <w:r w:rsidRPr="00F40FC0" w:rsidR="002520E1">
              <w:t xml:space="preserve">29, moving -2 from </w:t>
            </w:r>
            <w:r w:rsidRPr="00F40FC0" w:rsidR="00597ADE">
              <w:t>position.</w:t>
            </w:r>
            <w:r w:rsidRPr="00F40FC0" w:rsidR="002520E1">
              <w:t xml:space="preserve"> </w:t>
            </w:r>
            <w:r w:rsidRPr="00F40FC0" w:rsidR="00CD1C1B">
              <w:t>12 to 9.</w:t>
            </w:r>
          </w:p>
          <w:p w:rsidRPr="00F40FC0" w:rsidR="00CD1C1B" w:rsidP="00255046" w:rsidRDefault="00B02AF4" w14:paraId="512DFD77" w14:textId="5B7E02E1">
            <w:pPr>
              <w:pStyle w:val="ListParagraph"/>
              <w:numPr>
                <w:ilvl w:val="0"/>
                <w:numId w:val="15"/>
              </w:numPr>
            </w:pPr>
            <w:r w:rsidRPr="00F40FC0">
              <w:t xml:space="preserve">Shows the reward the player received for swapping </w:t>
            </w:r>
            <w:r w:rsidRPr="00F40FC0" w:rsidR="009639E5">
              <w:t>useless/pointless</w:t>
            </w:r>
            <w:r w:rsidRPr="00F40FC0" w:rsidR="00FB1D57">
              <w:t xml:space="preserve"> indifferent</w:t>
            </w:r>
            <w:r w:rsidRPr="00F40FC0" w:rsidR="009639E5">
              <w:t xml:space="preserve"> cards</w:t>
            </w:r>
            <w:r w:rsidRPr="00F40FC0" w:rsidR="006809BF">
              <w:t xml:space="preserve"> -0.05.</w:t>
            </w:r>
          </w:p>
          <w:p w:rsidRPr="00F40FC0" w:rsidR="006809BF" w:rsidP="00255046" w:rsidRDefault="00C229D8" w14:paraId="35A2AEBE" w14:textId="63C7371D">
            <w:pPr>
              <w:pStyle w:val="ListParagraph"/>
              <w:numPr>
                <w:ilvl w:val="0"/>
                <w:numId w:val="15"/>
              </w:numPr>
            </w:pPr>
            <w:r w:rsidRPr="00F40FC0">
              <w:t xml:space="preserve">Shows the state of the board after </w:t>
            </w:r>
            <w:r w:rsidRPr="00F40FC0" w:rsidR="003746C4">
              <w:t>step 3 and step 4 actions.</w:t>
            </w:r>
          </w:p>
          <w:p w:rsidRPr="00F40FC0" w:rsidR="003746C4" w:rsidP="00255046" w:rsidRDefault="00A7158F" w14:paraId="2057D893" w14:textId="2B621DB2">
            <w:pPr>
              <w:pStyle w:val="ListParagraph"/>
              <w:numPr>
                <w:ilvl w:val="0"/>
                <w:numId w:val="15"/>
              </w:numPr>
            </w:pPr>
            <w:r w:rsidRPr="00F40FC0">
              <w:t>Users</w:t>
            </w:r>
            <w:r w:rsidRPr="00F40FC0" w:rsidR="000B34A4">
              <w:t xml:space="preserve"> perform </w:t>
            </w:r>
            <w:r w:rsidR="1D335071">
              <w:t xml:space="preserve">the </w:t>
            </w:r>
            <w:r w:rsidRPr="00F40FC0" w:rsidR="000B34A4">
              <w:t>same action as shown in step 3</w:t>
            </w:r>
            <w:r w:rsidRPr="00F40FC0">
              <w:t xml:space="preserve"> for the rest of the game for testing.</w:t>
            </w:r>
          </w:p>
          <w:p w:rsidRPr="00F40FC0" w:rsidR="00FB7721" w:rsidP="00255046" w:rsidRDefault="00DF7BC2" w14:paraId="000A0EE3" w14:textId="77777777">
            <w:pPr>
              <w:pStyle w:val="ListParagraph"/>
              <w:numPr>
                <w:ilvl w:val="0"/>
                <w:numId w:val="15"/>
              </w:numPr>
            </w:pPr>
            <w:r w:rsidRPr="00F40FC0">
              <w:t xml:space="preserve">Agent Gold chooses to perform action 16 which </w:t>
            </w:r>
            <w:r w:rsidRPr="00F40FC0" w:rsidR="00B941F6">
              <w:t>swaps</w:t>
            </w:r>
            <w:r w:rsidRPr="00F40FC0">
              <w:t xml:space="preserve"> -3</w:t>
            </w:r>
            <w:r w:rsidRPr="00F40FC0" w:rsidR="00B941F6">
              <w:t xml:space="preserve"> and 0</w:t>
            </w:r>
            <w:r w:rsidRPr="00F40FC0">
              <w:t xml:space="preserve"> from </w:t>
            </w:r>
            <w:r w:rsidRPr="00F40FC0" w:rsidR="00026EA4">
              <w:t xml:space="preserve">position 8 </w:t>
            </w:r>
            <w:r w:rsidRPr="00F40FC0" w:rsidR="00FB7721">
              <w:t>and position 5.</w:t>
            </w:r>
          </w:p>
          <w:p w:rsidRPr="00F40FC0" w:rsidR="00B769B7" w:rsidP="00255046" w:rsidRDefault="00B769B7" w14:paraId="5C13404E" w14:textId="77777777">
            <w:pPr>
              <w:pStyle w:val="ListParagraph"/>
              <w:numPr>
                <w:ilvl w:val="0"/>
                <w:numId w:val="15"/>
              </w:numPr>
            </w:pPr>
            <w:r w:rsidRPr="00F40FC0">
              <w:t>Shows the state of the board after the user and agent makes their moves.</w:t>
            </w:r>
          </w:p>
          <w:p w:rsidRPr="00F40FC0" w:rsidR="00D66B0C" w:rsidP="00255046" w:rsidRDefault="00396055" w14:paraId="189E0D71" w14:textId="52D954C5">
            <w:pPr>
              <w:pStyle w:val="ListParagraph"/>
              <w:numPr>
                <w:ilvl w:val="0"/>
                <w:numId w:val="15"/>
              </w:numPr>
            </w:pPr>
            <w:r w:rsidRPr="00F40FC0">
              <w:t>After</w:t>
            </w:r>
            <w:r w:rsidR="5C9C8B24">
              <w:t xml:space="preserve"> </w:t>
            </w:r>
            <w:r w:rsidR="052FB86A">
              <w:t>the</w:t>
            </w:r>
            <w:r w:rsidRPr="00F40FC0">
              <w:t xml:space="preserve"> user plays action 0, a</w:t>
            </w:r>
            <w:r w:rsidRPr="00F40FC0" w:rsidR="00D66B0C">
              <w:t xml:space="preserve">gent Gold </w:t>
            </w:r>
            <w:r w:rsidRPr="00F40FC0">
              <w:t>performs</w:t>
            </w:r>
            <w:r w:rsidRPr="00F40FC0" w:rsidR="00A6241B">
              <w:t xml:space="preserve"> action 6</w:t>
            </w:r>
            <w:r w:rsidR="44E0CC28">
              <w:t>,</w:t>
            </w:r>
            <w:r w:rsidRPr="00F40FC0" w:rsidR="00A6241B">
              <w:t xml:space="preserve"> </w:t>
            </w:r>
            <w:r w:rsidRPr="00F40FC0" w:rsidR="00296EF6">
              <w:t xml:space="preserve">swapping -4 and 0 from position </w:t>
            </w:r>
            <w:r w:rsidRPr="00F40FC0" w:rsidR="00AB696F">
              <w:t>2 and 3.</w:t>
            </w:r>
          </w:p>
          <w:p w:rsidRPr="00F40FC0" w:rsidR="00A7158F" w:rsidP="00255046" w:rsidRDefault="00396055" w14:paraId="0B929276" w14:textId="2B2381D4">
            <w:pPr>
              <w:pStyle w:val="ListParagraph"/>
              <w:numPr>
                <w:ilvl w:val="0"/>
                <w:numId w:val="15"/>
              </w:numPr>
            </w:pPr>
            <w:r w:rsidRPr="00F40FC0">
              <w:t xml:space="preserve">After Agent </w:t>
            </w:r>
            <w:r w:rsidR="00D949A7">
              <w:t>Gold</w:t>
            </w:r>
            <w:r w:rsidRPr="00F40FC0">
              <w:t xml:space="preserve"> makes its moves, </w:t>
            </w:r>
            <w:r w:rsidRPr="00F40FC0" w:rsidR="000E353D">
              <w:t xml:space="preserve">it has successfully </w:t>
            </w:r>
            <w:r w:rsidR="709C4E86">
              <w:t>moved</w:t>
            </w:r>
            <w:r w:rsidRPr="00F40FC0" w:rsidR="000E353D">
              <w:t xml:space="preserve"> </w:t>
            </w:r>
            <w:r w:rsidRPr="00F40FC0" w:rsidR="003C401E">
              <w:t>-1, -</w:t>
            </w:r>
            <w:r w:rsidRPr="00F40FC0" w:rsidR="0084195D">
              <w:t>2,</w:t>
            </w:r>
            <w:r w:rsidR="0084195D">
              <w:t xml:space="preserve"> </w:t>
            </w:r>
            <w:r w:rsidRPr="00F40FC0" w:rsidR="003C401E">
              <w:t xml:space="preserve">-3 and -4 in column </w:t>
            </w:r>
            <w:r w:rsidRPr="00F40FC0" w:rsidR="00482557">
              <w:t>2</w:t>
            </w:r>
            <w:r w:rsidRPr="00F40FC0" w:rsidR="001862D5">
              <w:t>. Therefore</w:t>
            </w:r>
            <w:r w:rsidR="61234CE1">
              <w:t>,</w:t>
            </w:r>
            <w:r w:rsidRPr="00F40FC0" w:rsidR="001862D5">
              <w:t xml:space="preserve"> the agent </w:t>
            </w:r>
            <w:r w:rsidR="00C31207">
              <w:t>won,</w:t>
            </w:r>
            <w:r w:rsidRPr="00F40FC0" w:rsidR="001862D5">
              <w:t xml:space="preserve"> and the user </w:t>
            </w:r>
            <w:r w:rsidRPr="00F40FC0" w:rsidR="00144CFF">
              <w:t>is rewarded with -1 concluding the game with a loss.</w:t>
            </w:r>
          </w:p>
          <w:p w:rsidR="00A01E04" w:rsidP="00A01E04" w:rsidRDefault="008E02C3" w14:paraId="61FB52E4" w14:textId="734D3E45">
            <w:pPr>
              <w:pStyle w:val="ListParagraph"/>
              <w:numPr>
                <w:ilvl w:val="0"/>
                <w:numId w:val="15"/>
              </w:numPr>
            </w:pPr>
            <w:r w:rsidRPr="00F40FC0">
              <w:t>Shows the</w:t>
            </w:r>
            <w:r w:rsidRPr="00F40FC0" w:rsidR="005831F6">
              <w:t xml:space="preserve"> new</w:t>
            </w:r>
            <w:r w:rsidRPr="00F40FC0">
              <w:t xml:space="preserve"> board for the next game.</w:t>
            </w:r>
          </w:p>
        </w:tc>
        <w:tc>
          <w:tcPr>
            <w:tcW w:w="4585" w:type="dxa"/>
          </w:tcPr>
          <w:p w:rsidR="00A01E04" w:rsidP="00A01E04" w:rsidRDefault="00A01E04" w14:paraId="6F281F54" w14:textId="77777777">
            <w:r>
              <w:rPr>
                <w:noProof/>
              </w:rPr>
              <w:drawing>
                <wp:inline distT="0" distB="0" distL="0" distR="0" wp14:anchorId="1B2C6A0A" wp14:editId="67431EAF">
                  <wp:extent cx="3524250" cy="64003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020"/>
                          <a:stretch/>
                        </pic:blipFill>
                        <pic:spPr bwMode="auto">
                          <a:xfrm>
                            <a:off x="0" y="0"/>
                            <a:ext cx="3578269" cy="6498410"/>
                          </a:xfrm>
                          <a:prstGeom prst="rect">
                            <a:avLst/>
                          </a:prstGeom>
                          <a:ln>
                            <a:noFill/>
                          </a:ln>
                          <a:extLst>
                            <a:ext uri="{53640926-AAD7-44D8-BBD7-CCE9431645EC}">
                              <a14:shadowObscured xmlns:a14="http://schemas.microsoft.com/office/drawing/2010/main"/>
                            </a:ext>
                          </a:extLst>
                        </pic:spPr>
                      </pic:pic>
                    </a:graphicData>
                  </a:graphic>
                </wp:inline>
              </w:drawing>
            </w:r>
          </w:p>
          <w:p w:rsidRPr="007B5E90" w:rsidR="007B5E90" w:rsidP="00A01E04" w:rsidRDefault="007B5E90" w14:paraId="01A7D32B" w14:textId="30C34824">
            <w:pPr>
              <w:rPr>
                <w:sz w:val="22"/>
                <w:szCs w:val="20"/>
              </w:rPr>
            </w:pPr>
            <w:r w:rsidRPr="00F40FC0">
              <w:t xml:space="preserve">Note: Refer to ‘Game Analysis </w:t>
            </w:r>
            <m:oMath>
              <m:r>
                <w:rPr>
                  <w:rFonts w:ascii="Cambria Math" w:hAnsi="Cambria Math"/>
                </w:rPr>
                <m:t>→</m:t>
              </m:r>
            </m:oMath>
            <w:r w:rsidRPr="00F40FC0">
              <w:t xml:space="preserve"> Action space’ section to understand what action corresponds to swapping which two cards.</w:t>
            </w:r>
          </w:p>
        </w:tc>
      </w:tr>
    </w:tbl>
    <w:p w:rsidR="00A754CB" w:rsidP="00A754CB" w:rsidRDefault="00A754CB" w14:paraId="6DA9DF5F" w14:textId="237FF22B">
      <w:pPr>
        <w:pStyle w:val="Heading1"/>
        <w:numPr>
          <w:ilvl w:val="0"/>
          <w:numId w:val="3"/>
        </w:numPr>
      </w:pPr>
      <w:r>
        <w:t>Learning Outcomes</w:t>
      </w:r>
    </w:p>
    <w:p w:rsidR="004A55F6" w:rsidP="004A55F6" w:rsidRDefault="1FE84634" w14:paraId="22EC3445" w14:textId="7FB412BA">
      <w:pPr>
        <w:pStyle w:val="ListParagraph"/>
        <w:numPr>
          <w:ilvl w:val="0"/>
          <w:numId w:val="13"/>
        </w:numPr>
      </w:pPr>
      <w:r>
        <w:t xml:space="preserve">Proficiency in installing python and python packages like gymnasium, </w:t>
      </w:r>
      <w:r w:rsidR="00543C85">
        <w:t>T</w:t>
      </w:r>
      <w:r>
        <w:t>ensor</w:t>
      </w:r>
      <w:r w:rsidR="00543C85">
        <w:t>F</w:t>
      </w:r>
      <w:r>
        <w:t>low,</w:t>
      </w:r>
      <w:r w:rsidR="52571E21">
        <w:t xml:space="preserve"> </w:t>
      </w:r>
      <w:r w:rsidR="4BE66186">
        <w:t>K</w:t>
      </w:r>
      <w:r w:rsidR="31D2C064">
        <w:t>eras.</w:t>
      </w:r>
    </w:p>
    <w:p w:rsidR="00E60B72" w:rsidP="004A55F6" w:rsidRDefault="00BB2F7A" w14:paraId="79E73BE4" w14:textId="0672F55B">
      <w:pPr>
        <w:pStyle w:val="ListParagraph"/>
        <w:numPr>
          <w:ilvl w:val="0"/>
          <w:numId w:val="13"/>
        </w:numPr>
      </w:pPr>
      <w:r>
        <w:t xml:space="preserve">Ability to create </w:t>
      </w:r>
      <w:r w:rsidR="00370586">
        <w:t>Deep-learning model</w:t>
      </w:r>
      <w:r w:rsidR="004067FB">
        <w:t>s</w:t>
      </w:r>
      <w:r w:rsidR="00BA14D5">
        <w:t xml:space="preserve"> using </w:t>
      </w:r>
      <w:r w:rsidR="15DACB0D">
        <w:t>K</w:t>
      </w:r>
      <w:r w:rsidR="00BA14D5">
        <w:t>eras</w:t>
      </w:r>
      <w:r w:rsidR="29FFAD33">
        <w:t>.</w:t>
      </w:r>
    </w:p>
    <w:p w:rsidR="00AE7852" w:rsidP="004A55F6" w:rsidRDefault="006D3A84" w14:paraId="2B1E8362" w14:textId="2A86A6E4">
      <w:pPr>
        <w:pStyle w:val="ListParagraph"/>
        <w:numPr>
          <w:ilvl w:val="0"/>
          <w:numId w:val="13"/>
        </w:numPr>
      </w:pPr>
      <w:r>
        <w:t>Ability to change the hyper</w:t>
      </w:r>
      <w:r w:rsidR="00E60B72">
        <w:t xml:space="preserve">parameters of the model for </w:t>
      </w:r>
      <w:r w:rsidR="00CE6F6D">
        <w:t>fine tuning</w:t>
      </w:r>
      <w:r w:rsidR="00E60B72">
        <w:t xml:space="preserve"> performance.</w:t>
      </w:r>
    </w:p>
    <w:p w:rsidRPr="00F31C0A" w:rsidR="00A754CB" w:rsidP="00D2230C" w:rsidRDefault="2C32E6AD" w14:paraId="7E7A244C" w14:textId="5AE879E6">
      <w:pPr>
        <w:pStyle w:val="ListParagraph"/>
        <w:numPr>
          <w:ilvl w:val="0"/>
          <w:numId w:val="13"/>
        </w:numPr>
      </w:pPr>
      <w:r>
        <w:t xml:space="preserve">Hands-on experience on </w:t>
      </w:r>
      <w:r w:rsidR="00610042">
        <w:t>Q</w:t>
      </w:r>
      <w:r>
        <w:t xml:space="preserve">-learning, Deep-learning, DQN, </w:t>
      </w:r>
      <w:r w:rsidR="138D50AC">
        <w:t>Epsilon greedy and Experimental Learning.</w:t>
      </w:r>
    </w:p>
    <w:p w:rsidR="00A754CB" w:rsidP="00A754CB" w:rsidRDefault="00A754CB" w14:paraId="1451DC5F" w14:textId="416E016E">
      <w:pPr>
        <w:pStyle w:val="Heading1"/>
        <w:numPr>
          <w:ilvl w:val="0"/>
          <w:numId w:val="3"/>
        </w:numPr>
      </w:pPr>
      <w:r>
        <w:t>Exercises</w:t>
      </w:r>
    </w:p>
    <w:p w:rsidR="770336BF" w:rsidP="064D6118" w:rsidRDefault="00A447D4" w14:paraId="1E889F17" w14:textId="534A4B6A">
      <w:pPr>
        <w:pStyle w:val="ListParagraph"/>
        <w:numPr>
          <w:ilvl w:val="0"/>
          <w:numId w:val="14"/>
        </w:numPr>
      </w:pPr>
      <w:r>
        <w:t xml:space="preserve">Change the hyper parameters </w:t>
      </w:r>
      <w:r w:rsidR="004C030C">
        <w:t xml:space="preserve">in phase 1 and phase 2 training models to see how it affects the </w:t>
      </w:r>
      <w:r w:rsidR="00974A81">
        <w:t>performance</w:t>
      </w:r>
      <w:r w:rsidR="001522AB">
        <w:t>.</w:t>
      </w:r>
    </w:p>
    <w:p w:rsidR="240BF9FE" w:rsidP="064D6118" w:rsidRDefault="5B3F1B92" w14:paraId="6906F9D6" w14:textId="4DD60487">
      <w:pPr>
        <w:pStyle w:val="ListParagraph"/>
        <w:numPr>
          <w:ilvl w:val="0"/>
          <w:numId w:val="14"/>
        </w:numPr>
      </w:pPr>
      <w:r>
        <w:t>Try to change the rewards given for the actions taken and see how it affects the learning of agent.</w:t>
      </w:r>
    </w:p>
    <w:p w:rsidR="42067269" w:rsidP="23D99937" w:rsidRDefault="05BD0EB3" w14:paraId="0EE33EB1" w14:textId="5FAE0A45">
      <w:pPr>
        <w:pStyle w:val="ListParagraph"/>
        <w:numPr>
          <w:ilvl w:val="0"/>
          <w:numId w:val="14"/>
        </w:numPr>
      </w:pPr>
      <w:r>
        <w:t>Try to write a better reward function to increase th</w:t>
      </w:r>
      <w:r w:rsidR="43EDCD85">
        <w:t xml:space="preserve">e performance of the </w:t>
      </w:r>
      <w:r w:rsidR="42067269">
        <w:t>phase 1 model.</w:t>
      </w:r>
    </w:p>
    <w:p w:rsidR="25F66DD1" w:rsidP="350978B7" w:rsidRDefault="47C2FAC5" w14:paraId="3E3877BE" w14:textId="7D5BD0B6">
      <w:pPr>
        <w:pStyle w:val="ListParagraph"/>
        <w:numPr>
          <w:ilvl w:val="0"/>
          <w:numId w:val="14"/>
        </w:numPr>
      </w:pPr>
      <w:r>
        <w:t xml:space="preserve">Try </w:t>
      </w:r>
      <w:r w:rsidR="484B929A">
        <w:t>a unique way</w:t>
      </w:r>
      <w:r w:rsidR="25F66DD1">
        <w:t xml:space="preserve"> of adjusting the calculated reward instead of taking the reciprocal and subtraction in the phase 1 model.</w:t>
      </w:r>
    </w:p>
    <w:p w:rsidR="25F66DD1" w:rsidP="350978B7" w:rsidRDefault="12C0F6F4" w14:paraId="64DD93BC" w14:textId="20638757">
      <w:pPr>
        <w:pStyle w:val="ListParagraph"/>
        <w:numPr>
          <w:ilvl w:val="0"/>
          <w:numId w:val="14"/>
        </w:numPr>
      </w:pPr>
      <w:r>
        <w:t>Try to use a different approach instead of the winning positions in the phase 1 model.</w:t>
      </w:r>
    </w:p>
    <w:p w:rsidR="005823FF" w:rsidP="350978B7" w:rsidRDefault="005823FF" w14:paraId="5F7793F4" w14:textId="15D48A8B">
      <w:pPr>
        <w:pStyle w:val="ListParagraph"/>
        <w:numPr>
          <w:ilvl w:val="0"/>
          <w:numId w:val="14"/>
        </w:numPr>
      </w:pPr>
      <w:r>
        <w:t>Try to train agent Diamon</w:t>
      </w:r>
      <w:r w:rsidR="00EF3377">
        <w:t>d</w:t>
      </w:r>
      <w:r>
        <w:t xml:space="preserve"> in Phase 2 iteration 3.</w:t>
      </w:r>
    </w:p>
    <w:p w:rsidR="00A754CB" w:rsidP="00A754CB" w:rsidRDefault="44A4746A" w14:paraId="5F933B6F" w14:textId="6C538458">
      <w:pPr>
        <w:pStyle w:val="Heading1"/>
        <w:numPr>
          <w:ilvl w:val="0"/>
          <w:numId w:val="3"/>
        </w:numPr>
      </w:pPr>
      <w:r>
        <w:t>References</w:t>
      </w:r>
    </w:p>
    <w:p w:rsidR="599E585F" w:rsidRDefault="0DDB7643" w14:paraId="55640A68" w14:textId="0FE6C826">
      <w:r>
        <w:t>[</w:t>
      </w:r>
      <w:r w:rsidR="0A504DD7">
        <w:t>1]</w:t>
      </w:r>
      <w:r w:rsidR="007358F3">
        <w:t xml:space="preserve"> </w:t>
      </w:r>
      <w:r w:rsidR="011E555A">
        <w:t>Dr. Susan Mengel, CS-5392 Reinforcement Learning, Section – 001, Lecture PPT – Bellman_</w:t>
      </w:r>
      <w:r w:rsidR="563A76F1">
        <w:t>Dynamic_Programming.pdf, Page 3</w:t>
      </w:r>
      <w:r w:rsidR="01844FAB">
        <w:t xml:space="preserve"> </w:t>
      </w:r>
      <w:r w:rsidR="454C1576">
        <w:t>-</w:t>
      </w:r>
      <w:r w:rsidR="563A76F1">
        <w:t xml:space="preserve"> Slide 2 (page 6</w:t>
      </w:r>
      <w:r w:rsidR="708CB235">
        <w:t>)</w:t>
      </w:r>
      <w:r w:rsidR="2121B20D">
        <w:t>, Page 4 – Slide 1 &amp; 2</w:t>
      </w:r>
      <w:r w:rsidR="57D9D327">
        <w:t xml:space="preserve">, Page </w:t>
      </w:r>
      <w:r w:rsidR="2AA72B70">
        <w:t>8 – Slide 1, Page 11 – Slide 2.</w:t>
      </w:r>
    </w:p>
    <w:p w:rsidR="2575A646" w:rsidP="478A134B" w:rsidRDefault="2575A646" w14:paraId="0D129D03" w14:textId="55F024D3">
      <w:r>
        <w:t>[2]</w:t>
      </w:r>
      <w:r w:rsidR="00E95CCC">
        <w:t xml:space="preserve"> </w:t>
      </w:r>
      <w:r w:rsidRPr="5C90ADB1" w:rsidR="66307FFD">
        <w:rPr>
          <w:rFonts w:eastAsia="Times New Roman" w:cs="Times New Roman"/>
        </w:rPr>
        <w:t xml:space="preserve">Wang, M. (2020, November 17). </w:t>
      </w:r>
      <w:r w:rsidRPr="5C90ADB1" w:rsidR="66307FFD">
        <w:rPr>
          <w:rFonts w:eastAsia="Times New Roman" w:cs="Times New Roman"/>
          <w:i/>
        </w:rPr>
        <w:t>Hands on Tutorial: Deep Q-Learning Tutorial: MinDQN A Practical Guide to Deep Q-Networks</w:t>
      </w:r>
      <w:r w:rsidRPr="5C90ADB1" w:rsidR="66307FFD">
        <w:rPr>
          <w:rFonts w:eastAsia="Times New Roman" w:cs="Times New Roman"/>
        </w:rPr>
        <w:t xml:space="preserve">. Towards Data Science, Medium. </w:t>
      </w:r>
      <w:hyperlink r:id="rId19">
        <w:r w:rsidRPr="5C90ADB1" w:rsidR="66307FFD">
          <w:rPr>
            <w:rStyle w:val="Hyperlink"/>
            <w:rFonts w:eastAsia="Times New Roman" w:cs="Times New Roman"/>
          </w:rPr>
          <w:t>https://towardsdatascience.com/deep-q-learning-tutorial-mindqn-2a4c855abffc</w:t>
        </w:r>
      </w:hyperlink>
    </w:p>
    <w:p w:rsidR="2575A646" w:rsidP="478A134B" w:rsidRDefault="2575A646" w14:paraId="697B92FE" w14:textId="46FA0729">
      <w:pPr>
        <w:rPr>
          <w:rFonts w:eastAsia="Times New Roman" w:cs="Times New Roman"/>
          <w:szCs w:val="24"/>
        </w:rPr>
      </w:pPr>
      <w:r w:rsidRPr="478A134B">
        <w:rPr>
          <w:rFonts w:eastAsia="Times New Roman" w:cs="Times New Roman"/>
          <w:szCs w:val="24"/>
        </w:rPr>
        <w:t>[3]</w:t>
      </w:r>
      <w:r w:rsidR="00A257C7">
        <w:rPr>
          <w:rFonts w:eastAsia="Times New Roman" w:cs="Times New Roman"/>
          <w:szCs w:val="24"/>
        </w:rPr>
        <w:t xml:space="preserve"> </w:t>
      </w:r>
      <w:r w:rsidRPr="478A134B">
        <w:rPr>
          <w:rFonts w:eastAsia="Times New Roman" w:cs="Times New Roman"/>
          <w:szCs w:val="24"/>
        </w:rPr>
        <w:t xml:space="preserve">Q-learning. (2023, March 22). In </w:t>
      </w:r>
      <w:r w:rsidRPr="478A134B">
        <w:rPr>
          <w:rFonts w:eastAsia="Times New Roman" w:cs="Times New Roman"/>
          <w:i/>
          <w:iCs/>
          <w:szCs w:val="24"/>
        </w:rPr>
        <w:t>Wikipedia</w:t>
      </w:r>
      <w:r w:rsidRPr="478A134B">
        <w:rPr>
          <w:rFonts w:eastAsia="Times New Roman" w:cs="Times New Roman"/>
          <w:szCs w:val="24"/>
        </w:rPr>
        <w:t xml:space="preserve">. </w:t>
      </w:r>
      <w:hyperlink r:id="rId20">
        <w:r w:rsidRPr="478A134B">
          <w:rPr>
            <w:rStyle w:val="Hyperlink"/>
            <w:rFonts w:eastAsia="Times New Roman" w:cs="Times New Roman"/>
            <w:szCs w:val="24"/>
          </w:rPr>
          <w:t>https://en.wikipedia.org/wiki/Q-learning</w:t>
        </w:r>
      </w:hyperlink>
    </w:p>
    <w:p w:rsidR="2575A646" w:rsidP="478A134B" w:rsidRDefault="2575A646" w14:paraId="63FAA38C" w14:textId="28154BD5">
      <w:pPr>
        <w:rPr>
          <w:rFonts w:eastAsia="Times New Roman" w:cs="Times New Roman"/>
          <w:szCs w:val="24"/>
        </w:rPr>
      </w:pPr>
      <w:r w:rsidRPr="478A134B">
        <w:rPr>
          <w:rFonts w:eastAsia="Times New Roman" w:cs="Times New Roman"/>
          <w:szCs w:val="24"/>
        </w:rPr>
        <w:t>[4]</w:t>
      </w:r>
      <w:r w:rsidR="00A257C7">
        <w:rPr>
          <w:rFonts w:eastAsia="Times New Roman" w:cs="Times New Roman"/>
          <w:szCs w:val="24"/>
        </w:rPr>
        <w:t xml:space="preserve"> </w:t>
      </w:r>
      <w:r w:rsidRPr="478A134B" w:rsidR="08373AF9">
        <w:rPr>
          <w:rFonts w:eastAsia="Times New Roman" w:cs="Times New Roman"/>
          <w:szCs w:val="24"/>
        </w:rPr>
        <w:t xml:space="preserve">Seif, G. (2019, May 20). </w:t>
      </w:r>
      <w:r w:rsidRPr="478A134B" w:rsidR="08373AF9">
        <w:rPr>
          <w:rFonts w:eastAsia="Times New Roman" w:cs="Times New Roman"/>
          <w:i/>
          <w:iCs/>
          <w:szCs w:val="24"/>
        </w:rPr>
        <w:t>Understanding the 3 most common loss functions for Machine Learning Regression</w:t>
      </w:r>
      <w:r w:rsidRPr="478A134B" w:rsidR="08373AF9">
        <w:rPr>
          <w:rFonts w:eastAsia="Times New Roman" w:cs="Times New Roman"/>
          <w:szCs w:val="24"/>
        </w:rPr>
        <w:t xml:space="preserve">. Towards Data Science, Medium. </w:t>
      </w:r>
      <w:hyperlink r:id="rId21">
        <w:r w:rsidRPr="478A134B" w:rsidR="08373AF9">
          <w:rPr>
            <w:rStyle w:val="Hyperlink"/>
            <w:rFonts w:eastAsia="Times New Roman" w:cs="Times New Roman"/>
            <w:szCs w:val="24"/>
          </w:rPr>
          <w:t>https://towardsdatascience.com/understanding-the-3-most-common-loss-functions-for-machine-learning-regression-23e0ef3e14d3</w:t>
        </w:r>
      </w:hyperlink>
    </w:p>
    <w:p w:rsidR="570A3CC5" w:rsidP="478A134B" w:rsidRDefault="570A3CC5" w14:paraId="52EFD12F" w14:textId="01EA42D7">
      <w:pPr>
        <w:rPr>
          <w:rFonts w:eastAsia="Times New Roman" w:cs="Times New Roman"/>
          <w:szCs w:val="24"/>
        </w:rPr>
      </w:pPr>
      <w:r w:rsidRPr="478A134B">
        <w:rPr>
          <w:rFonts w:eastAsia="Times New Roman" w:cs="Times New Roman"/>
          <w:szCs w:val="24"/>
        </w:rPr>
        <w:t>[5]</w:t>
      </w:r>
      <w:r w:rsidR="00A257C7">
        <w:rPr>
          <w:rFonts w:eastAsia="Times New Roman" w:cs="Times New Roman"/>
          <w:szCs w:val="24"/>
        </w:rPr>
        <w:t xml:space="preserve"> </w:t>
      </w:r>
      <w:r w:rsidRPr="478A134B" w:rsidR="559AF98B">
        <w:rPr>
          <w:rFonts w:eastAsia="Times New Roman" w:cs="Times New Roman"/>
          <w:szCs w:val="24"/>
        </w:rPr>
        <w:t xml:space="preserve">Brownlee, J. (n.d.). </w:t>
      </w:r>
      <w:r w:rsidRPr="478A134B" w:rsidR="559AF98B">
        <w:rPr>
          <w:rFonts w:eastAsia="Times New Roman" w:cs="Times New Roman"/>
          <w:i/>
          <w:iCs/>
          <w:szCs w:val="24"/>
        </w:rPr>
        <w:t>Gentle Introduction to the Adam Optimization Algorithm for Deep Learning</w:t>
      </w:r>
      <w:r w:rsidRPr="478A134B" w:rsidR="559AF98B">
        <w:rPr>
          <w:rFonts w:eastAsia="Times New Roman" w:cs="Times New Roman"/>
          <w:szCs w:val="24"/>
        </w:rPr>
        <w:t xml:space="preserve">. </w:t>
      </w:r>
      <w:hyperlink r:id="rId22">
        <w:r w:rsidRPr="478A134B" w:rsidR="559AF98B">
          <w:rPr>
            <w:rStyle w:val="Hyperlink"/>
            <w:rFonts w:eastAsia="Times New Roman" w:cs="Times New Roman"/>
            <w:szCs w:val="24"/>
          </w:rPr>
          <w:t>https://machinelearningmastery.com/adam-optimization-algorithm-for-deep-learning</w:t>
        </w:r>
      </w:hyperlink>
    </w:p>
    <w:p w:rsidR="3D56E83A" w:rsidP="478A134B" w:rsidRDefault="3D56E83A" w14:paraId="6CC28912" w14:textId="4A7CDC9A">
      <w:pPr>
        <w:rPr>
          <w:rFonts w:eastAsia="Times New Roman" w:cs="Times New Roman"/>
          <w:szCs w:val="24"/>
        </w:rPr>
      </w:pPr>
      <w:r w:rsidRPr="478A134B">
        <w:rPr>
          <w:rFonts w:eastAsia="Times New Roman" w:cs="Times New Roman"/>
          <w:szCs w:val="24"/>
        </w:rPr>
        <w:t>[6]</w:t>
      </w:r>
      <w:r w:rsidR="00A257C7">
        <w:rPr>
          <w:rFonts w:eastAsia="Times New Roman" w:cs="Times New Roman"/>
          <w:szCs w:val="24"/>
        </w:rPr>
        <w:t xml:space="preserve"> </w:t>
      </w:r>
      <w:r w:rsidRPr="478A134B" w:rsidR="6A066693">
        <w:rPr>
          <w:rFonts w:eastAsia="Times New Roman" w:cs="Times New Roman"/>
          <w:szCs w:val="24"/>
        </w:rPr>
        <w:t xml:space="preserve">Data Science Stack Exchange (n.d.). </w:t>
      </w:r>
      <w:r w:rsidRPr="478A134B" w:rsidR="6A066693">
        <w:rPr>
          <w:rFonts w:eastAsia="Times New Roman" w:cs="Times New Roman"/>
          <w:i/>
          <w:iCs/>
          <w:szCs w:val="24"/>
        </w:rPr>
        <w:t>What is "experience replay" and what are its benefits?</w:t>
      </w:r>
      <w:r w:rsidRPr="478A134B" w:rsidR="6A066693">
        <w:rPr>
          <w:rFonts w:eastAsia="Times New Roman" w:cs="Times New Roman"/>
          <w:szCs w:val="24"/>
        </w:rPr>
        <w:t xml:space="preserve"> </w:t>
      </w:r>
      <w:hyperlink r:id="rId23">
        <w:r w:rsidRPr="478A134B" w:rsidR="6A066693">
          <w:rPr>
            <w:rStyle w:val="Hyperlink"/>
            <w:rFonts w:eastAsia="Times New Roman" w:cs="Times New Roman"/>
            <w:szCs w:val="24"/>
          </w:rPr>
          <w:t>https://datascience.stackexchange.com/questions/20535/what-is-experience-replay-and-what-are-its-benefits</w:t>
        </w:r>
      </w:hyperlink>
    </w:p>
    <w:p w:rsidR="6A066693" w:rsidP="478A134B" w:rsidRDefault="6A066693" w14:paraId="52FF56C2" w14:textId="5B0AE472">
      <w:pPr>
        <w:rPr>
          <w:rFonts w:eastAsia="Times New Roman" w:cs="Times New Roman"/>
          <w:szCs w:val="24"/>
        </w:rPr>
      </w:pPr>
      <w:r w:rsidRPr="478A134B">
        <w:rPr>
          <w:rFonts w:eastAsia="Times New Roman" w:cs="Times New Roman"/>
          <w:szCs w:val="24"/>
        </w:rPr>
        <w:t>[7]</w:t>
      </w:r>
      <w:r w:rsidR="00A257C7">
        <w:rPr>
          <w:rFonts w:eastAsia="Times New Roman" w:cs="Times New Roman"/>
          <w:szCs w:val="24"/>
        </w:rPr>
        <w:t xml:space="preserve"> </w:t>
      </w:r>
      <w:r w:rsidRPr="478A134B">
        <w:rPr>
          <w:rFonts w:eastAsia="Times New Roman" w:cs="Times New Roman"/>
          <w:szCs w:val="24"/>
        </w:rPr>
        <w:t xml:space="preserve">Q-learning. (2023, March 22). In </w:t>
      </w:r>
      <w:r w:rsidRPr="478A134B">
        <w:rPr>
          <w:rFonts w:eastAsia="Times New Roman" w:cs="Times New Roman"/>
          <w:i/>
          <w:iCs/>
          <w:szCs w:val="24"/>
        </w:rPr>
        <w:t>Wikipedia</w:t>
      </w:r>
      <w:r w:rsidRPr="478A134B">
        <w:rPr>
          <w:rFonts w:eastAsia="Times New Roman" w:cs="Times New Roman"/>
          <w:szCs w:val="24"/>
        </w:rPr>
        <w:t xml:space="preserve">. </w:t>
      </w:r>
      <w:hyperlink r:id="rId24">
        <w:r w:rsidRPr="478A134B">
          <w:rPr>
            <w:rStyle w:val="Hyperlink"/>
            <w:rFonts w:eastAsia="Times New Roman" w:cs="Times New Roman"/>
            <w:szCs w:val="24"/>
          </w:rPr>
          <w:t>https://en.wikipedia.org/wiki/Q-learning</w:t>
        </w:r>
      </w:hyperlink>
    </w:p>
    <w:p w:rsidR="6A066693" w:rsidP="478A134B" w:rsidRDefault="6A066693" w14:paraId="428ED8E2" w14:textId="326A2F7A">
      <w:pPr>
        <w:rPr>
          <w:rFonts w:eastAsia="Times New Roman" w:cs="Times New Roman"/>
          <w:szCs w:val="24"/>
        </w:rPr>
      </w:pPr>
      <w:r w:rsidRPr="478A134B">
        <w:rPr>
          <w:rFonts w:eastAsia="Times New Roman" w:cs="Times New Roman"/>
          <w:szCs w:val="24"/>
        </w:rPr>
        <w:t>[8]</w:t>
      </w:r>
      <w:r w:rsidR="00A257C7">
        <w:rPr>
          <w:rFonts w:eastAsia="Times New Roman" w:cs="Times New Roman"/>
          <w:szCs w:val="24"/>
        </w:rPr>
        <w:t xml:space="preserve"> </w:t>
      </w:r>
      <w:r w:rsidRPr="478A134B" w:rsidR="29618231">
        <w:rPr>
          <w:rFonts w:eastAsia="Times New Roman" w:cs="Times New Roman"/>
          <w:szCs w:val="24"/>
        </w:rPr>
        <w:t xml:space="preserve">Parkinson, A. (2019, December 2). </w:t>
      </w:r>
      <w:r w:rsidRPr="478A134B" w:rsidR="29618231">
        <w:rPr>
          <w:rFonts w:eastAsia="Times New Roman" w:cs="Times New Roman"/>
          <w:i/>
          <w:iCs/>
          <w:szCs w:val="24"/>
        </w:rPr>
        <w:t>The Epsilon-Greedy Algorithm for Reinforcement Learning</w:t>
      </w:r>
      <w:r w:rsidRPr="478A134B" w:rsidR="29618231">
        <w:rPr>
          <w:rFonts w:eastAsia="Times New Roman" w:cs="Times New Roman"/>
          <w:szCs w:val="24"/>
        </w:rPr>
        <w:t xml:space="preserve">. Analytics Vidhya, Medium. </w:t>
      </w:r>
      <w:hyperlink r:id="rId25">
        <w:r w:rsidRPr="478A134B" w:rsidR="29618231">
          <w:rPr>
            <w:rStyle w:val="Hyperlink"/>
            <w:rFonts w:eastAsia="Times New Roman" w:cs="Times New Roman"/>
            <w:szCs w:val="24"/>
          </w:rPr>
          <w:t>https://medium.com/analytics-vidhya/the-epsilon-greedy-algorithm-for-reinforcement-learning-5fe6f96dc870</w:t>
        </w:r>
      </w:hyperlink>
    </w:p>
    <w:p w:rsidR="29618231" w:rsidP="00EE0FF0" w:rsidRDefault="29618231" w14:paraId="007429DF" w14:textId="600ED59C">
      <w:pPr>
        <w:rPr>
          <w:rFonts w:eastAsia="Times New Roman" w:cs="Times New Roman"/>
          <w:szCs w:val="24"/>
        </w:rPr>
      </w:pPr>
      <w:r w:rsidRPr="7584CD27">
        <w:rPr>
          <w:rFonts w:eastAsia="Times New Roman" w:cs="Times New Roman"/>
        </w:rPr>
        <w:t>[9]</w:t>
      </w:r>
      <w:r w:rsidR="00A257C7">
        <w:rPr>
          <w:rFonts w:eastAsia="Times New Roman" w:cs="Times New Roman"/>
        </w:rPr>
        <w:t xml:space="preserve"> </w:t>
      </w:r>
      <w:r w:rsidRPr="7584CD27">
        <w:rPr>
          <w:rFonts w:eastAsia="Times New Roman" w:cs="Times New Roman"/>
        </w:rPr>
        <w:t xml:space="preserve">Patel, D., Hazan, H., Saunders, D. J., Siegelmann, H., &amp; Kozma, R. (2019). Improved robustness of reinforcement learning policies upon conversion to spiking neuronal network platforms applied to ATARI games. </w:t>
      </w:r>
      <w:r w:rsidRPr="7584CD27">
        <w:rPr>
          <w:rFonts w:eastAsia="Times New Roman" w:cs="Times New Roman"/>
          <w:i/>
        </w:rPr>
        <w:t>ArXiv</w:t>
      </w:r>
      <w:r w:rsidRPr="7584CD27">
        <w:rPr>
          <w:rFonts w:eastAsia="Times New Roman" w:cs="Times New Roman"/>
        </w:rPr>
        <w:t xml:space="preserve">. </w:t>
      </w:r>
      <w:r w:rsidRPr="4866D030" w:rsidR="4B060AC4">
        <w:rPr>
          <w:rFonts w:eastAsia="Times New Roman" w:cs="Times New Roman"/>
        </w:rPr>
        <w:t>/abs/1903.11012</w:t>
      </w:r>
      <w:r w:rsidRPr="4866D030" w:rsidR="176C5F16">
        <w:rPr>
          <w:rFonts w:eastAsia="Times New Roman" w:cs="Times New Roman"/>
        </w:rPr>
        <w:t xml:space="preserve"> </w:t>
      </w:r>
      <w:r w:rsidRPr="4866D030" w:rsidR="176C5F16">
        <w:rPr>
          <w:rFonts w:eastAsia="Times New Roman" w:cs="Times New Roman"/>
          <w:i/>
          <w:iCs/>
          <w:szCs w:val="24"/>
        </w:rPr>
        <w:t>Neural Networks</w:t>
      </w:r>
      <w:r w:rsidRPr="4866D030" w:rsidR="176C5F16">
        <w:rPr>
          <w:rFonts w:eastAsia="Times New Roman" w:cs="Times New Roman"/>
          <w:szCs w:val="24"/>
        </w:rPr>
        <w:t xml:space="preserve">, </w:t>
      </w:r>
      <w:r w:rsidRPr="4866D030" w:rsidR="176C5F16">
        <w:rPr>
          <w:rFonts w:eastAsia="Times New Roman" w:cs="Times New Roman"/>
          <w:i/>
          <w:iCs/>
          <w:szCs w:val="24"/>
        </w:rPr>
        <w:t>120</w:t>
      </w:r>
      <w:r w:rsidRPr="4866D030" w:rsidR="176C5F16">
        <w:rPr>
          <w:rFonts w:eastAsia="Times New Roman" w:cs="Times New Roman"/>
          <w:szCs w:val="24"/>
        </w:rPr>
        <w:t xml:space="preserve">, 108–115. </w:t>
      </w:r>
      <w:hyperlink r:id="rId26">
        <w:r w:rsidRPr="4866D030" w:rsidR="176C5F16">
          <w:rPr>
            <w:rStyle w:val="Hyperlink"/>
            <w:rFonts w:eastAsia="Times New Roman" w:cs="Times New Roman"/>
            <w:szCs w:val="24"/>
          </w:rPr>
          <w:t>https://doi.org/10.1016/j.neunet.2019.08.009</w:t>
        </w:r>
      </w:hyperlink>
    </w:p>
    <w:p w:rsidR="00A754CB" w:rsidP="00EE0FF0" w:rsidRDefault="0A85D057" w14:paraId="7826D92A" w14:textId="4054C07D">
      <w:pPr>
        <w:rPr>
          <w:rStyle w:val="Hyperlink"/>
          <w:rFonts w:eastAsia="Times New Roman" w:cs="Times New Roman"/>
        </w:rPr>
      </w:pPr>
      <w:r w:rsidRPr="3E4E4669">
        <w:rPr>
          <w:rFonts w:eastAsia="Times New Roman" w:cs="Times New Roman"/>
        </w:rPr>
        <w:t>[10]</w:t>
      </w:r>
      <w:r w:rsidR="00A257C7">
        <w:rPr>
          <w:rFonts w:eastAsia="Times New Roman" w:cs="Times New Roman"/>
        </w:rPr>
        <w:t xml:space="preserve"> </w:t>
      </w:r>
      <w:r w:rsidRPr="5FA3ACC3" w:rsidR="5463E34B">
        <w:rPr>
          <w:rFonts w:eastAsia="Times New Roman" w:cs="Times New Roman"/>
        </w:rPr>
        <w:t xml:space="preserve">Chapman, J., &amp; Lechner, M. (n.d.). </w:t>
      </w:r>
      <w:r w:rsidRPr="5FA3ACC3" w:rsidR="5463E34B">
        <w:rPr>
          <w:rFonts w:eastAsia="Times New Roman" w:cs="Times New Roman"/>
          <w:i/>
        </w:rPr>
        <w:t>Deep Q-Learning for Atari Breakout</w:t>
      </w:r>
      <w:r w:rsidRPr="5FA3ACC3" w:rsidR="5463E34B">
        <w:rPr>
          <w:rFonts w:eastAsia="Times New Roman" w:cs="Times New Roman"/>
        </w:rPr>
        <w:t xml:space="preserve">. Keras.io. </w:t>
      </w:r>
      <w:hyperlink r:id="rId27">
        <w:r w:rsidRPr="5FA3ACC3" w:rsidR="2218343D">
          <w:rPr>
            <w:rStyle w:val="Hyperlink"/>
            <w:rFonts w:eastAsia="Times New Roman" w:cs="Times New Roman"/>
          </w:rPr>
          <w:t>https://keras.io/examples/rl/deep_q_network_breakout/</w:t>
        </w:r>
      </w:hyperlink>
    </w:p>
    <w:p w:rsidR="00DA52C8" w:rsidP="003646FF" w:rsidRDefault="00DA52C8" w14:paraId="78FF5D01" w14:textId="77777777">
      <w:pPr>
        <w:ind w:left="567" w:hanging="567"/>
        <w:rPr>
          <w:rStyle w:val="Hyperlink"/>
          <w:rFonts w:eastAsia="Times New Roman" w:cs="Times New Roman"/>
        </w:rPr>
      </w:pPr>
    </w:p>
    <w:p w:rsidRPr="00935462" w:rsidR="00DA52C8" w:rsidP="003646FF" w:rsidRDefault="00DA52C8" w14:paraId="19A8B09D" w14:textId="77777777">
      <w:pPr>
        <w:ind w:left="567" w:hanging="567"/>
        <w:rPr>
          <w:rFonts w:asciiTheme="majorHAnsi" w:hAnsiTheme="majorHAnsi" w:eastAsiaTheme="majorEastAsia" w:cstheme="majorBidi"/>
          <w:b/>
          <w:sz w:val="32"/>
          <w:szCs w:val="32"/>
        </w:rPr>
      </w:pPr>
    </w:p>
    <w:sectPr w:rsidRPr="00935462" w:rsidR="00DA52C8" w:rsidSect="00FE1456">
      <w:footerReference w:type="default" r:id="rId28"/>
      <w:pgSz w:w="12240" w:h="15840" w:orient="portrait"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79B7" w:rsidP="00EE79B7" w:rsidRDefault="00EE79B7" w14:paraId="61C183B4" w14:textId="77777777">
      <w:pPr>
        <w:spacing w:line="240" w:lineRule="auto"/>
      </w:pPr>
      <w:r>
        <w:separator/>
      </w:r>
    </w:p>
  </w:endnote>
  <w:endnote w:type="continuationSeparator" w:id="0">
    <w:p w:rsidR="00EE79B7" w:rsidP="00EE79B7" w:rsidRDefault="00EE79B7" w14:paraId="3D668C87" w14:textId="77777777">
      <w:pPr>
        <w:spacing w:line="240" w:lineRule="auto"/>
      </w:pPr>
      <w:r>
        <w:continuationSeparator/>
      </w:r>
    </w:p>
  </w:endnote>
  <w:endnote w:type="continuationNotice" w:id="1">
    <w:p w:rsidR="00EE79B7" w:rsidRDefault="00EE79B7" w14:paraId="3F04F48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88425"/>
      <w:docPartObj>
        <w:docPartGallery w:val="Page Numbers (Bottom of Page)"/>
        <w:docPartUnique/>
      </w:docPartObj>
    </w:sdtPr>
    <w:sdtEndPr>
      <w:rPr>
        <w:noProof/>
      </w:rPr>
    </w:sdtEndPr>
    <w:sdtContent>
      <w:p w:rsidR="0038502A" w:rsidRDefault="0038502A" w14:paraId="5EA55D5F" w14:textId="4693D9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E79B7" w:rsidRDefault="00EE79B7" w14:paraId="5FE3514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79B7" w:rsidP="00EE79B7" w:rsidRDefault="00EE79B7" w14:paraId="67978A29" w14:textId="77777777">
      <w:pPr>
        <w:spacing w:line="240" w:lineRule="auto"/>
      </w:pPr>
      <w:r>
        <w:separator/>
      </w:r>
    </w:p>
  </w:footnote>
  <w:footnote w:type="continuationSeparator" w:id="0">
    <w:p w:rsidR="00EE79B7" w:rsidP="00EE79B7" w:rsidRDefault="00EE79B7" w14:paraId="730796C8" w14:textId="77777777">
      <w:pPr>
        <w:spacing w:line="240" w:lineRule="auto"/>
      </w:pPr>
      <w:r>
        <w:continuationSeparator/>
      </w:r>
    </w:p>
  </w:footnote>
  <w:footnote w:type="continuationNotice" w:id="1">
    <w:p w:rsidR="00EE79B7" w:rsidRDefault="00EE79B7" w14:paraId="2C13ACB6" w14:textId="7777777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96D"/>
    <w:multiLevelType w:val="hybridMultilevel"/>
    <w:tmpl w:val="72FEF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2D7E55"/>
    <w:multiLevelType w:val="hybridMultilevel"/>
    <w:tmpl w:val="A4A857C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175833E5"/>
    <w:multiLevelType w:val="hybridMultilevel"/>
    <w:tmpl w:val="21460176"/>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3" w15:restartNumberingAfterBreak="0">
    <w:nsid w:val="252F378A"/>
    <w:multiLevelType w:val="hybridMultilevel"/>
    <w:tmpl w:val="BDC262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220FA5"/>
    <w:multiLevelType w:val="hybridMultilevel"/>
    <w:tmpl w:val="DB9A2A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645706"/>
    <w:multiLevelType w:val="hybridMultilevel"/>
    <w:tmpl w:val="C71AAFC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6" w15:restartNumberingAfterBreak="0">
    <w:nsid w:val="42237C4D"/>
    <w:multiLevelType w:val="hybridMultilevel"/>
    <w:tmpl w:val="F7DE966E"/>
    <w:lvl w:ilvl="0" w:tplc="7AACB790">
      <w:start w:val="1"/>
      <w:numFmt w:val="decimal"/>
      <w:lvlText w:val="%1."/>
      <w:lvlJc w:val="left"/>
      <w:pPr>
        <w:ind w:left="360" w:hanging="360"/>
      </w:pPr>
      <w:rPr>
        <w:sz w:val="24"/>
        <w:szCs w:val="24"/>
      </w:rPr>
    </w:lvl>
    <w:lvl w:ilvl="1" w:tplc="04090001">
      <w:start w:val="1"/>
      <w:numFmt w:val="bullet"/>
      <w:lvlText w:val=""/>
      <w:lvlJc w:val="left"/>
      <w:pPr>
        <w:ind w:left="1080" w:hanging="360"/>
      </w:pPr>
      <w:rPr>
        <w:rFonts w:hint="default" w:ascii="Symbol" w:hAnsi="Symbol"/>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7C6D1DE"/>
    <w:multiLevelType w:val="hybridMultilevel"/>
    <w:tmpl w:val="245C6526"/>
    <w:lvl w:ilvl="0" w:tplc="C0728A0A">
      <w:start w:val="1"/>
      <w:numFmt w:val="decimal"/>
      <w:lvlText w:val="%1."/>
      <w:lvlJc w:val="left"/>
      <w:pPr>
        <w:ind w:left="720" w:hanging="360"/>
      </w:pPr>
    </w:lvl>
    <w:lvl w:ilvl="1" w:tplc="119AAC20">
      <w:start w:val="1"/>
      <w:numFmt w:val="lowerLetter"/>
      <w:lvlText w:val="%2."/>
      <w:lvlJc w:val="left"/>
      <w:pPr>
        <w:ind w:left="1440" w:hanging="360"/>
      </w:pPr>
    </w:lvl>
    <w:lvl w:ilvl="2" w:tplc="C840CD82">
      <w:start w:val="1"/>
      <w:numFmt w:val="lowerRoman"/>
      <w:lvlText w:val="%3."/>
      <w:lvlJc w:val="right"/>
      <w:pPr>
        <w:ind w:left="2160" w:hanging="180"/>
      </w:pPr>
    </w:lvl>
    <w:lvl w:ilvl="3" w:tplc="7F821C7A">
      <w:start w:val="1"/>
      <w:numFmt w:val="decimal"/>
      <w:lvlText w:val="%4."/>
      <w:lvlJc w:val="left"/>
      <w:pPr>
        <w:ind w:left="2880" w:hanging="360"/>
      </w:pPr>
    </w:lvl>
    <w:lvl w:ilvl="4" w:tplc="F4481810">
      <w:start w:val="1"/>
      <w:numFmt w:val="lowerLetter"/>
      <w:lvlText w:val="%5."/>
      <w:lvlJc w:val="left"/>
      <w:pPr>
        <w:ind w:left="3600" w:hanging="360"/>
      </w:pPr>
    </w:lvl>
    <w:lvl w:ilvl="5" w:tplc="8976EB88">
      <w:start w:val="1"/>
      <w:numFmt w:val="lowerRoman"/>
      <w:lvlText w:val="%6."/>
      <w:lvlJc w:val="right"/>
      <w:pPr>
        <w:ind w:left="4320" w:hanging="180"/>
      </w:pPr>
    </w:lvl>
    <w:lvl w:ilvl="6" w:tplc="4FF6FA14">
      <w:start w:val="1"/>
      <w:numFmt w:val="decimal"/>
      <w:lvlText w:val="%7."/>
      <w:lvlJc w:val="left"/>
      <w:pPr>
        <w:ind w:left="5040" w:hanging="360"/>
      </w:pPr>
    </w:lvl>
    <w:lvl w:ilvl="7" w:tplc="7EB6A258">
      <w:start w:val="1"/>
      <w:numFmt w:val="lowerLetter"/>
      <w:lvlText w:val="%8."/>
      <w:lvlJc w:val="left"/>
      <w:pPr>
        <w:ind w:left="5760" w:hanging="360"/>
      </w:pPr>
    </w:lvl>
    <w:lvl w:ilvl="8" w:tplc="8E6424D6">
      <w:start w:val="1"/>
      <w:numFmt w:val="lowerRoman"/>
      <w:lvlText w:val="%9."/>
      <w:lvlJc w:val="right"/>
      <w:pPr>
        <w:ind w:left="6480" w:hanging="180"/>
      </w:pPr>
    </w:lvl>
  </w:abstractNum>
  <w:abstractNum w:abstractNumId="8" w15:restartNumberingAfterBreak="0">
    <w:nsid w:val="51253347"/>
    <w:multiLevelType w:val="multilevel"/>
    <w:tmpl w:val="C57A7E4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5690F33A"/>
    <w:multiLevelType w:val="hybridMultilevel"/>
    <w:tmpl w:val="A21CBA58"/>
    <w:lvl w:ilvl="0" w:tplc="39F4A69A">
      <w:start w:val="1"/>
      <w:numFmt w:val="decimal"/>
      <w:lvlText w:val="%1."/>
      <w:lvlJc w:val="left"/>
      <w:pPr>
        <w:ind w:left="720" w:hanging="360"/>
      </w:pPr>
    </w:lvl>
    <w:lvl w:ilvl="1" w:tplc="F47E400C">
      <w:start w:val="1"/>
      <w:numFmt w:val="lowerLetter"/>
      <w:lvlText w:val="%2."/>
      <w:lvlJc w:val="left"/>
      <w:pPr>
        <w:ind w:left="1440" w:hanging="360"/>
      </w:pPr>
    </w:lvl>
    <w:lvl w:ilvl="2" w:tplc="6D92FD34">
      <w:start w:val="1"/>
      <w:numFmt w:val="lowerRoman"/>
      <w:lvlText w:val="%3."/>
      <w:lvlJc w:val="right"/>
      <w:pPr>
        <w:ind w:left="2160" w:hanging="180"/>
      </w:pPr>
    </w:lvl>
    <w:lvl w:ilvl="3" w:tplc="3D6479A6">
      <w:start w:val="1"/>
      <w:numFmt w:val="decimal"/>
      <w:lvlText w:val="%4."/>
      <w:lvlJc w:val="left"/>
      <w:pPr>
        <w:ind w:left="2880" w:hanging="360"/>
      </w:pPr>
    </w:lvl>
    <w:lvl w:ilvl="4" w:tplc="5302C4D8">
      <w:start w:val="1"/>
      <w:numFmt w:val="lowerLetter"/>
      <w:lvlText w:val="%5."/>
      <w:lvlJc w:val="left"/>
      <w:pPr>
        <w:ind w:left="3600" w:hanging="360"/>
      </w:pPr>
    </w:lvl>
    <w:lvl w:ilvl="5" w:tplc="32AA2560">
      <w:start w:val="1"/>
      <w:numFmt w:val="lowerRoman"/>
      <w:lvlText w:val="%6."/>
      <w:lvlJc w:val="right"/>
      <w:pPr>
        <w:ind w:left="4320" w:hanging="180"/>
      </w:pPr>
    </w:lvl>
    <w:lvl w:ilvl="6" w:tplc="45401C64">
      <w:start w:val="1"/>
      <w:numFmt w:val="decimal"/>
      <w:lvlText w:val="%7."/>
      <w:lvlJc w:val="left"/>
      <w:pPr>
        <w:ind w:left="5040" w:hanging="360"/>
      </w:pPr>
    </w:lvl>
    <w:lvl w:ilvl="7" w:tplc="955686F8">
      <w:start w:val="1"/>
      <w:numFmt w:val="lowerLetter"/>
      <w:lvlText w:val="%8."/>
      <w:lvlJc w:val="left"/>
      <w:pPr>
        <w:ind w:left="5760" w:hanging="360"/>
      </w:pPr>
    </w:lvl>
    <w:lvl w:ilvl="8" w:tplc="5888D2E6">
      <w:start w:val="1"/>
      <w:numFmt w:val="lowerRoman"/>
      <w:lvlText w:val="%9."/>
      <w:lvlJc w:val="right"/>
      <w:pPr>
        <w:ind w:left="6480" w:hanging="180"/>
      </w:pPr>
    </w:lvl>
  </w:abstractNum>
  <w:abstractNum w:abstractNumId="10" w15:restartNumberingAfterBreak="0">
    <w:nsid w:val="5B422E67"/>
    <w:multiLevelType w:val="hybridMultilevel"/>
    <w:tmpl w:val="F05463BC"/>
    <w:lvl w:ilvl="0" w:tplc="BC2688A8">
      <w:start w:val="1"/>
      <w:numFmt w:val="decimal"/>
      <w:lvlText w:val="%1."/>
      <w:lvlJc w:val="left"/>
      <w:pPr>
        <w:ind w:left="360" w:hanging="360"/>
      </w:pPr>
      <w:rPr>
        <w:sz w:val="20"/>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CA619F"/>
    <w:multiLevelType w:val="hybridMultilevel"/>
    <w:tmpl w:val="BBD201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391587F"/>
    <w:multiLevelType w:val="hybridMultilevel"/>
    <w:tmpl w:val="FFFFFFFF"/>
    <w:lvl w:ilvl="0" w:tplc="F1CCD24C">
      <w:start w:val="1"/>
      <w:numFmt w:val="decimal"/>
      <w:lvlText w:val="%1."/>
      <w:lvlJc w:val="left"/>
      <w:pPr>
        <w:ind w:left="720" w:hanging="360"/>
      </w:pPr>
    </w:lvl>
    <w:lvl w:ilvl="1" w:tplc="463CE3E8">
      <w:start w:val="1"/>
      <w:numFmt w:val="lowerLetter"/>
      <w:lvlText w:val="%2."/>
      <w:lvlJc w:val="left"/>
      <w:pPr>
        <w:ind w:left="1440" w:hanging="360"/>
      </w:pPr>
    </w:lvl>
    <w:lvl w:ilvl="2" w:tplc="C5D86AE0">
      <w:start w:val="1"/>
      <w:numFmt w:val="lowerRoman"/>
      <w:lvlText w:val="%3."/>
      <w:lvlJc w:val="right"/>
      <w:pPr>
        <w:ind w:left="2160" w:hanging="180"/>
      </w:pPr>
    </w:lvl>
    <w:lvl w:ilvl="3" w:tplc="751AEF2A">
      <w:start w:val="1"/>
      <w:numFmt w:val="decimal"/>
      <w:lvlText w:val="%4."/>
      <w:lvlJc w:val="left"/>
      <w:pPr>
        <w:ind w:left="2880" w:hanging="360"/>
      </w:pPr>
    </w:lvl>
    <w:lvl w:ilvl="4" w:tplc="AE3A522A">
      <w:start w:val="1"/>
      <w:numFmt w:val="lowerLetter"/>
      <w:lvlText w:val="%5."/>
      <w:lvlJc w:val="left"/>
      <w:pPr>
        <w:ind w:left="3600" w:hanging="360"/>
      </w:pPr>
    </w:lvl>
    <w:lvl w:ilvl="5" w:tplc="6BC0FDFA">
      <w:start w:val="1"/>
      <w:numFmt w:val="lowerRoman"/>
      <w:lvlText w:val="%6."/>
      <w:lvlJc w:val="right"/>
      <w:pPr>
        <w:ind w:left="4320" w:hanging="180"/>
      </w:pPr>
    </w:lvl>
    <w:lvl w:ilvl="6" w:tplc="06C64982">
      <w:start w:val="1"/>
      <w:numFmt w:val="decimal"/>
      <w:lvlText w:val="%7."/>
      <w:lvlJc w:val="left"/>
      <w:pPr>
        <w:ind w:left="5040" w:hanging="360"/>
      </w:pPr>
    </w:lvl>
    <w:lvl w:ilvl="7" w:tplc="6B74B252">
      <w:start w:val="1"/>
      <w:numFmt w:val="lowerLetter"/>
      <w:lvlText w:val="%8."/>
      <w:lvlJc w:val="left"/>
      <w:pPr>
        <w:ind w:left="5760" w:hanging="360"/>
      </w:pPr>
    </w:lvl>
    <w:lvl w:ilvl="8" w:tplc="A7C0F7C6">
      <w:start w:val="1"/>
      <w:numFmt w:val="lowerRoman"/>
      <w:lvlText w:val="%9."/>
      <w:lvlJc w:val="right"/>
      <w:pPr>
        <w:ind w:left="6480" w:hanging="180"/>
      </w:pPr>
    </w:lvl>
  </w:abstractNum>
  <w:abstractNum w:abstractNumId="13" w15:restartNumberingAfterBreak="0">
    <w:nsid w:val="710112E0"/>
    <w:multiLevelType w:val="hybridMultilevel"/>
    <w:tmpl w:val="D4A4268A"/>
    <w:lvl w:ilvl="0" w:tplc="F6AE0F10">
      <w:start w:val="1"/>
      <w:numFmt w:val="bullet"/>
      <w:lvlText w:val=""/>
      <w:lvlJc w:val="left"/>
      <w:pPr>
        <w:ind w:left="720" w:hanging="360"/>
      </w:pPr>
      <w:rPr>
        <w:rFonts w:hint="default" w:ascii="Symbol" w:hAnsi="Symbol"/>
        <w:sz w:val="24"/>
        <w:szCs w:val="24"/>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96C71AC"/>
    <w:multiLevelType w:val="multilevel"/>
    <w:tmpl w:val="4314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677118">
    <w:abstractNumId w:val="7"/>
  </w:num>
  <w:num w:numId="2" w16cid:durableId="1464347135">
    <w:abstractNumId w:val="9"/>
  </w:num>
  <w:num w:numId="3" w16cid:durableId="1583026568">
    <w:abstractNumId w:val="8"/>
  </w:num>
  <w:num w:numId="4" w16cid:durableId="908808200">
    <w:abstractNumId w:val="2"/>
  </w:num>
  <w:num w:numId="5" w16cid:durableId="934439686">
    <w:abstractNumId w:val="1"/>
  </w:num>
  <w:num w:numId="6" w16cid:durableId="609166576">
    <w:abstractNumId w:val="14"/>
  </w:num>
  <w:num w:numId="7" w16cid:durableId="1995453626">
    <w:abstractNumId w:val="13"/>
  </w:num>
  <w:num w:numId="8" w16cid:durableId="1565796559">
    <w:abstractNumId w:val="12"/>
  </w:num>
  <w:num w:numId="9" w16cid:durableId="508835391">
    <w:abstractNumId w:val="6"/>
  </w:num>
  <w:num w:numId="10" w16cid:durableId="1050151298">
    <w:abstractNumId w:val="5"/>
  </w:num>
  <w:num w:numId="11" w16cid:durableId="106238083">
    <w:abstractNumId w:val="4"/>
  </w:num>
  <w:num w:numId="12" w16cid:durableId="592516229">
    <w:abstractNumId w:val="3"/>
  </w:num>
  <w:num w:numId="13" w16cid:durableId="351305348">
    <w:abstractNumId w:val="11"/>
  </w:num>
  <w:num w:numId="14" w16cid:durableId="1457067666">
    <w:abstractNumId w:val="0"/>
  </w:num>
  <w:num w:numId="15" w16cid:durableId="9189069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26"/>
    <w:rsid w:val="0000011B"/>
    <w:rsid w:val="00001A3F"/>
    <w:rsid w:val="00001E53"/>
    <w:rsid w:val="00001F9C"/>
    <w:rsid w:val="00002956"/>
    <w:rsid w:val="00003592"/>
    <w:rsid w:val="00003C34"/>
    <w:rsid w:val="00005018"/>
    <w:rsid w:val="00005999"/>
    <w:rsid w:val="00005CBE"/>
    <w:rsid w:val="00005EB6"/>
    <w:rsid w:val="00006B41"/>
    <w:rsid w:val="00006ED4"/>
    <w:rsid w:val="0000769F"/>
    <w:rsid w:val="000112B0"/>
    <w:rsid w:val="0001182C"/>
    <w:rsid w:val="00011FD2"/>
    <w:rsid w:val="0001214A"/>
    <w:rsid w:val="000125A5"/>
    <w:rsid w:val="00012CFD"/>
    <w:rsid w:val="0001383C"/>
    <w:rsid w:val="0001393B"/>
    <w:rsid w:val="000144A8"/>
    <w:rsid w:val="0001550E"/>
    <w:rsid w:val="00015ABB"/>
    <w:rsid w:val="0001646F"/>
    <w:rsid w:val="00017674"/>
    <w:rsid w:val="00020033"/>
    <w:rsid w:val="00020330"/>
    <w:rsid w:val="00020F05"/>
    <w:rsid w:val="00022A8B"/>
    <w:rsid w:val="00023716"/>
    <w:rsid w:val="00023EB7"/>
    <w:rsid w:val="000245E1"/>
    <w:rsid w:val="000252B5"/>
    <w:rsid w:val="0002571F"/>
    <w:rsid w:val="00025AA8"/>
    <w:rsid w:val="00025BFD"/>
    <w:rsid w:val="00026EA4"/>
    <w:rsid w:val="00027156"/>
    <w:rsid w:val="00027956"/>
    <w:rsid w:val="00027A6C"/>
    <w:rsid w:val="00027A93"/>
    <w:rsid w:val="00027CBF"/>
    <w:rsid w:val="00027DA4"/>
    <w:rsid w:val="0003166D"/>
    <w:rsid w:val="00032252"/>
    <w:rsid w:val="00032900"/>
    <w:rsid w:val="00032BD9"/>
    <w:rsid w:val="00032C65"/>
    <w:rsid w:val="000353D1"/>
    <w:rsid w:val="000402F3"/>
    <w:rsid w:val="00041595"/>
    <w:rsid w:val="00041604"/>
    <w:rsid w:val="00041AC5"/>
    <w:rsid w:val="00041B64"/>
    <w:rsid w:val="000428C4"/>
    <w:rsid w:val="00043512"/>
    <w:rsid w:val="00044E13"/>
    <w:rsid w:val="00047054"/>
    <w:rsid w:val="00047257"/>
    <w:rsid w:val="000475A5"/>
    <w:rsid w:val="00047A20"/>
    <w:rsid w:val="00050025"/>
    <w:rsid w:val="00051AF7"/>
    <w:rsid w:val="00051B05"/>
    <w:rsid w:val="00051E6E"/>
    <w:rsid w:val="00053736"/>
    <w:rsid w:val="000539E3"/>
    <w:rsid w:val="000555D2"/>
    <w:rsid w:val="00055A7A"/>
    <w:rsid w:val="00057298"/>
    <w:rsid w:val="00061573"/>
    <w:rsid w:val="00061C5C"/>
    <w:rsid w:val="00062FDD"/>
    <w:rsid w:val="00064107"/>
    <w:rsid w:val="000647C0"/>
    <w:rsid w:val="000649AB"/>
    <w:rsid w:val="00065616"/>
    <w:rsid w:val="00065DDF"/>
    <w:rsid w:val="0006654F"/>
    <w:rsid w:val="00066CE8"/>
    <w:rsid w:val="00066D43"/>
    <w:rsid w:val="00067009"/>
    <w:rsid w:val="0006704C"/>
    <w:rsid w:val="000677D9"/>
    <w:rsid w:val="000679B2"/>
    <w:rsid w:val="00067B06"/>
    <w:rsid w:val="00067CCB"/>
    <w:rsid w:val="00070218"/>
    <w:rsid w:val="00070827"/>
    <w:rsid w:val="00071736"/>
    <w:rsid w:val="00071C45"/>
    <w:rsid w:val="00072A68"/>
    <w:rsid w:val="00072E1C"/>
    <w:rsid w:val="00073485"/>
    <w:rsid w:val="00073AFD"/>
    <w:rsid w:val="00075CD3"/>
    <w:rsid w:val="00081B28"/>
    <w:rsid w:val="00081D62"/>
    <w:rsid w:val="00082B09"/>
    <w:rsid w:val="000830F3"/>
    <w:rsid w:val="0008329C"/>
    <w:rsid w:val="0008346C"/>
    <w:rsid w:val="00083C90"/>
    <w:rsid w:val="00083D8D"/>
    <w:rsid w:val="00084471"/>
    <w:rsid w:val="00084539"/>
    <w:rsid w:val="000848F7"/>
    <w:rsid w:val="00085639"/>
    <w:rsid w:val="00090F31"/>
    <w:rsid w:val="00091D8E"/>
    <w:rsid w:val="0009228E"/>
    <w:rsid w:val="0009320E"/>
    <w:rsid w:val="00093341"/>
    <w:rsid w:val="00093837"/>
    <w:rsid w:val="00093C64"/>
    <w:rsid w:val="00093E4F"/>
    <w:rsid w:val="0009409E"/>
    <w:rsid w:val="0009443B"/>
    <w:rsid w:val="00094EA7"/>
    <w:rsid w:val="00095108"/>
    <w:rsid w:val="0009523F"/>
    <w:rsid w:val="0009525C"/>
    <w:rsid w:val="00095336"/>
    <w:rsid w:val="000957E1"/>
    <w:rsid w:val="000978CA"/>
    <w:rsid w:val="00097BAE"/>
    <w:rsid w:val="000A1AAD"/>
    <w:rsid w:val="000A4F99"/>
    <w:rsid w:val="000A5AFD"/>
    <w:rsid w:val="000A5CE3"/>
    <w:rsid w:val="000A5FF5"/>
    <w:rsid w:val="000A6542"/>
    <w:rsid w:val="000B0359"/>
    <w:rsid w:val="000B0437"/>
    <w:rsid w:val="000B0842"/>
    <w:rsid w:val="000B30BD"/>
    <w:rsid w:val="000B33B8"/>
    <w:rsid w:val="000B34A4"/>
    <w:rsid w:val="000B4A67"/>
    <w:rsid w:val="000B4D12"/>
    <w:rsid w:val="000B597B"/>
    <w:rsid w:val="000B5E28"/>
    <w:rsid w:val="000B772A"/>
    <w:rsid w:val="000B7894"/>
    <w:rsid w:val="000B7ABF"/>
    <w:rsid w:val="000C07A1"/>
    <w:rsid w:val="000C0D32"/>
    <w:rsid w:val="000C100E"/>
    <w:rsid w:val="000C2204"/>
    <w:rsid w:val="000C2C8F"/>
    <w:rsid w:val="000C3736"/>
    <w:rsid w:val="000C3EDE"/>
    <w:rsid w:val="000C4591"/>
    <w:rsid w:val="000C470A"/>
    <w:rsid w:val="000C4C53"/>
    <w:rsid w:val="000C633B"/>
    <w:rsid w:val="000C6391"/>
    <w:rsid w:val="000C656C"/>
    <w:rsid w:val="000C7D56"/>
    <w:rsid w:val="000D006F"/>
    <w:rsid w:val="000D01E4"/>
    <w:rsid w:val="000D0DE1"/>
    <w:rsid w:val="000D1547"/>
    <w:rsid w:val="000D2311"/>
    <w:rsid w:val="000D2654"/>
    <w:rsid w:val="000D2815"/>
    <w:rsid w:val="000D5364"/>
    <w:rsid w:val="000D6368"/>
    <w:rsid w:val="000E06DB"/>
    <w:rsid w:val="000E07A3"/>
    <w:rsid w:val="000E0DA4"/>
    <w:rsid w:val="000E2E89"/>
    <w:rsid w:val="000E353D"/>
    <w:rsid w:val="000E386F"/>
    <w:rsid w:val="000E38A1"/>
    <w:rsid w:val="000E452F"/>
    <w:rsid w:val="000E45EA"/>
    <w:rsid w:val="000E5C2F"/>
    <w:rsid w:val="000E7808"/>
    <w:rsid w:val="000F0CF8"/>
    <w:rsid w:val="000F1343"/>
    <w:rsid w:val="000F1980"/>
    <w:rsid w:val="000F1CC2"/>
    <w:rsid w:val="000F292B"/>
    <w:rsid w:val="000F2D12"/>
    <w:rsid w:val="000F2F8C"/>
    <w:rsid w:val="000F33B8"/>
    <w:rsid w:val="000F3A4E"/>
    <w:rsid w:val="000F3CB2"/>
    <w:rsid w:val="000F49FA"/>
    <w:rsid w:val="000F4F4D"/>
    <w:rsid w:val="000F59FE"/>
    <w:rsid w:val="000F5BE3"/>
    <w:rsid w:val="000F61C6"/>
    <w:rsid w:val="000F77DA"/>
    <w:rsid w:val="000F7813"/>
    <w:rsid w:val="00100894"/>
    <w:rsid w:val="00100C7C"/>
    <w:rsid w:val="00100E98"/>
    <w:rsid w:val="00102FFD"/>
    <w:rsid w:val="00104DD2"/>
    <w:rsid w:val="00105A4A"/>
    <w:rsid w:val="00106A4C"/>
    <w:rsid w:val="00106CD7"/>
    <w:rsid w:val="00106FBB"/>
    <w:rsid w:val="001104F7"/>
    <w:rsid w:val="00110A8E"/>
    <w:rsid w:val="001111E2"/>
    <w:rsid w:val="00111C9F"/>
    <w:rsid w:val="00112852"/>
    <w:rsid w:val="00112EEE"/>
    <w:rsid w:val="00113B8B"/>
    <w:rsid w:val="00114EB8"/>
    <w:rsid w:val="00115C52"/>
    <w:rsid w:val="001166D0"/>
    <w:rsid w:val="00116D51"/>
    <w:rsid w:val="001176C2"/>
    <w:rsid w:val="0011795F"/>
    <w:rsid w:val="00117B34"/>
    <w:rsid w:val="00117EAB"/>
    <w:rsid w:val="00121656"/>
    <w:rsid w:val="00121BC9"/>
    <w:rsid w:val="001225C4"/>
    <w:rsid w:val="0012306E"/>
    <w:rsid w:val="00123419"/>
    <w:rsid w:val="0012391F"/>
    <w:rsid w:val="00123AD4"/>
    <w:rsid w:val="00123C19"/>
    <w:rsid w:val="0012481D"/>
    <w:rsid w:val="001259F9"/>
    <w:rsid w:val="00125A9F"/>
    <w:rsid w:val="0012628D"/>
    <w:rsid w:val="0012632F"/>
    <w:rsid w:val="00126429"/>
    <w:rsid w:val="001264C7"/>
    <w:rsid w:val="001273E7"/>
    <w:rsid w:val="00127418"/>
    <w:rsid w:val="00127862"/>
    <w:rsid w:val="001307F5"/>
    <w:rsid w:val="00132615"/>
    <w:rsid w:val="001326F7"/>
    <w:rsid w:val="00132AA0"/>
    <w:rsid w:val="001337E3"/>
    <w:rsid w:val="00133981"/>
    <w:rsid w:val="00133E3F"/>
    <w:rsid w:val="00134200"/>
    <w:rsid w:val="001345AA"/>
    <w:rsid w:val="00134DDF"/>
    <w:rsid w:val="00135198"/>
    <w:rsid w:val="001353E3"/>
    <w:rsid w:val="001358B5"/>
    <w:rsid w:val="00140C04"/>
    <w:rsid w:val="00140CE0"/>
    <w:rsid w:val="00140F6D"/>
    <w:rsid w:val="00141876"/>
    <w:rsid w:val="00141F59"/>
    <w:rsid w:val="00142538"/>
    <w:rsid w:val="00142989"/>
    <w:rsid w:val="00142FED"/>
    <w:rsid w:val="00143F0D"/>
    <w:rsid w:val="00144472"/>
    <w:rsid w:val="00144CFF"/>
    <w:rsid w:val="0014604C"/>
    <w:rsid w:val="0014650B"/>
    <w:rsid w:val="00146634"/>
    <w:rsid w:val="001467AD"/>
    <w:rsid w:val="00146862"/>
    <w:rsid w:val="00147934"/>
    <w:rsid w:val="00150064"/>
    <w:rsid w:val="00150CE9"/>
    <w:rsid w:val="00150DE2"/>
    <w:rsid w:val="00151C74"/>
    <w:rsid w:val="001522AB"/>
    <w:rsid w:val="001532A6"/>
    <w:rsid w:val="00153CB3"/>
    <w:rsid w:val="0015420F"/>
    <w:rsid w:val="00154DC0"/>
    <w:rsid w:val="00155406"/>
    <w:rsid w:val="00156278"/>
    <w:rsid w:val="00156332"/>
    <w:rsid w:val="00156E8B"/>
    <w:rsid w:val="00157F53"/>
    <w:rsid w:val="00157F7B"/>
    <w:rsid w:val="00160169"/>
    <w:rsid w:val="00160B01"/>
    <w:rsid w:val="00161312"/>
    <w:rsid w:val="00161E22"/>
    <w:rsid w:val="00161EA6"/>
    <w:rsid w:val="00161ECF"/>
    <w:rsid w:val="00162ECA"/>
    <w:rsid w:val="00163415"/>
    <w:rsid w:val="0016383B"/>
    <w:rsid w:val="001646D3"/>
    <w:rsid w:val="00165A61"/>
    <w:rsid w:val="0016779A"/>
    <w:rsid w:val="00167DC4"/>
    <w:rsid w:val="00170BB6"/>
    <w:rsid w:val="00170EDF"/>
    <w:rsid w:val="00171476"/>
    <w:rsid w:val="0017200E"/>
    <w:rsid w:val="001726BE"/>
    <w:rsid w:val="00172B0C"/>
    <w:rsid w:val="00172E69"/>
    <w:rsid w:val="001739F6"/>
    <w:rsid w:val="0017538E"/>
    <w:rsid w:val="00175592"/>
    <w:rsid w:val="001766A5"/>
    <w:rsid w:val="0017773E"/>
    <w:rsid w:val="00177D71"/>
    <w:rsid w:val="0018082C"/>
    <w:rsid w:val="00180D3B"/>
    <w:rsid w:val="00181038"/>
    <w:rsid w:val="001810FF"/>
    <w:rsid w:val="00181A6C"/>
    <w:rsid w:val="00181D0F"/>
    <w:rsid w:val="0018200C"/>
    <w:rsid w:val="001822CD"/>
    <w:rsid w:val="00183002"/>
    <w:rsid w:val="0018305C"/>
    <w:rsid w:val="0018374A"/>
    <w:rsid w:val="00183B6F"/>
    <w:rsid w:val="0018575E"/>
    <w:rsid w:val="001861B2"/>
    <w:rsid w:val="001862D5"/>
    <w:rsid w:val="00186FE6"/>
    <w:rsid w:val="00187117"/>
    <w:rsid w:val="001916A8"/>
    <w:rsid w:val="00191DC5"/>
    <w:rsid w:val="0019257B"/>
    <w:rsid w:val="001928B3"/>
    <w:rsid w:val="00193B6F"/>
    <w:rsid w:val="00194CD9"/>
    <w:rsid w:val="00195236"/>
    <w:rsid w:val="00195310"/>
    <w:rsid w:val="00195B54"/>
    <w:rsid w:val="00195C6A"/>
    <w:rsid w:val="00195EB2"/>
    <w:rsid w:val="00196D04"/>
    <w:rsid w:val="001A1566"/>
    <w:rsid w:val="001A1817"/>
    <w:rsid w:val="001A1823"/>
    <w:rsid w:val="001A18F1"/>
    <w:rsid w:val="001A19F4"/>
    <w:rsid w:val="001A1D2A"/>
    <w:rsid w:val="001A2854"/>
    <w:rsid w:val="001A2BE7"/>
    <w:rsid w:val="001A3014"/>
    <w:rsid w:val="001A42D5"/>
    <w:rsid w:val="001A4B54"/>
    <w:rsid w:val="001A4E23"/>
    <w:rsid w:val="001A58EE"/>
    <w:rsid w:val="001A6A7C"/>
    <w:rsid w:val="001A7488"/>
    <w:rsid w:val="001A74FB"/>
    <w:rsid w:val="001A7C8F"/>
    <w:rsid w:val="001A7F62"/>
    <w:rsid w:val="001B1182"/>
    <w:rsid w:val="001B1628"/>
    <w:rsid w:val="001B1B6A"/>
    <w:rsid w:val="001B1ED1"/>
    <w:rsid w:val="001B2323"/>
    <w:rsid w:val="001B232F"/>
    <w:rsid w:val="001B2370"/>
    <w:rsid w:val="001B3FBB"/>
    <w:rsid w:val="001B40E4"/>
    <w:rsid w:val="001B44AD"/>
    <w:rsid w:val="001B462A"/>
    <w:rsid w:val="001B463D"/>
    <w:rsid w:val="001B5E3D"/>
    <w:rsid w:val="001B60C2"/>
    <w:rsid w:val="001B669A"/>
    <w:rsid w:val="001B66E0"/>
    <w:rsid w:val="001B6AE9"/>
    <w:rsid w:val="001B7853"/>
    <w:rsid w:val="001B7F72"/>
    <w:rsid w:val="001C0731"/>
    <w:rsid w:val="001C085B"/>
    <w:rsid w:val="001C22F0"/>
    <w:rsid w:val="001C23D1"/>
    <w:rsid w:val="001C2CD6"/>
    <w:rsid w:val="001C3CFE"/>
    <w:rsid w:val="001C4479"/>
    <w:rsid w:val="001C4D6D"/>
    <w:rsid w:val="001C6E15"/>
    <w:rsid w:val="001C7632"/>
    <w:rsid w:val="001C7C84"/>
    <w:rsid w:val="001D00EE"/>
    <w:rsid w:val="001D00EF"/>
    <w:rsid w:val="001D17F9"/>
    <w:rsid w:val="001D2289"/>
    <w:rsid w:val="001D2405"/>
    <w:rsid w:val="001D2442"/>
    <w:rsid w:val="001D2BB0"/>
    <w:rsid w:val="001D4663"/>
    <w:rsid w:val="001D483B"/>
    <w:rsid w:val="001D5CE9"/>
    <w:rsid w:val="001D61BE"/>
    <w:rsid w:val="001D6C18"/>
    <w:rsid w:val="001D7A6F"/>
    <w:rsid w:val="001E0D4D"/>
    <w:rsid w:val="001E1822"/>
    <w:rsid w:val="001E1B95"/>
    <w:rsid w:val="001E325B"/>
    <w:rsid w:val="001E4EB8"/>
    <w:rsid w:val="001E5750"/>
    <w:rsid w:val="001E60A7"/>
    <w:rsid w:val="001E678E"/>
    <w:rsid w:val="001E7774"/>
    <w:rsid w:val="001E7A6D"/>
    <w:rsid w:val="001F0E3B"/>
    <w:rsid w:val="001F2342"/>
    <w:rsid w:val="001F2C6B"/>
    <w:rsid w:val="001F344C"/>
    <w:rsid w:val="001F37BE"/>
    <w:rsid w:val="001F3B54"/>
    <w:rsid w:val="001F4922"/>
    <w:rsid w:val="001F6184"/>
    <w:rsid w:val="001F72A1"/>
    <w:rsid w:val="001F79C2"/>
    <w:rsid w:val="001F7C93"/>
    <w:rsid w:val="00200A8F"/>
    <w:rsid w:val="002011B9"/>
    <w:rsid w:val="002020EA"/>
    <w:rsid w:val="00202BAD"/>
    <w:rsid w:val="00202E38"/>
    <w:rsid w:val="002035F0"/>
    <w:rsid w:val="0020392F"/>
    <w:rsid w:val="00204022"/>
    <w:rsid w:val="00205169"/>
    <w:rsid w:val="00205E7A"/>
    <w:rsid w:val="0020663B"/>
    <w:rsid w:val="00206B1D"/>
    <w:rsid w:val="00207151"/>
    <w:rsid w:val="002071D3"/>
    <w:rsid w:val="002079CC"/>
    <w:rsid w:val="00207E42"/>
    <w:rsid w:val="002106C0"/>
    <w:rsid w:val="00210EE0"/>
    <w:rsid w:val="00211233"/>
    <w:rsid w:val="00211289"/>
    <w:rsid w:val="00211DB9"/>
    <w:rsid w:val="002136BE"/>
    <w:rsid w:val="002136F5"/>
    <w:rsid w:val="00213CE2"/>
    <w:rsid w:val="00214A3C"/>
    <w:rsid w:val="002150FF"/>
    <w:rsid w:val="002155FE"/>
    <w:rsid w:val="0021653D"/>
    <w:rsid w:val="00217619"/>
    <w:rsid w:val="002177EA"/>
    <w:rsid w:val="0021782A"/>
    <w:rsid w:val="00217DC7"/>
    <w:rsid w:val="00220D52"/>
    <w:rsid w:val="00220D5B"/>
    <w:rsid w:val="00222AE9"/>
    <w:rsid w:val="00222BC3"/>
    <w:rsid w:val="0022393A"/>
    <w:rsid w:val="00223B38"/>
    <w:rsid w:val="00224CD7"/>
    <w:rsid w:val="002260BC"/>
    <w:rsid w:val="002268D9"/>
    <w:rsid w:val="00227BC4"/>
    <w:rsid w:val="0023016F"/>
    <w:rsid w:val="00230C29"/>
    <w:rsid w:val="002312DA"/>
    <w:rsid w:val="002319D0"/>
    <w:rsid w:val="00231F2F"/>
    <w:rsid w:val="00232431"/>
    <w:rsid w:val="00232B11"/>
    <w:rsid w:val="00233159"/>
    <w:rsid w:val="00233CCD"/>
    <w:rsid w:val="00233E76"/>
    <w:rsid w:val="00234AEC"/>
    <w:rsid w:val="00234D3A"/>
    <w:rsid w:val="0023581A"/>
    <w:rsid w:val="00236125"/>
    <w:rsid w:val="002362B9"/>
    <w:rsid w:val="00236492"/>
    <w:rsid w:val="00236516"/>
    <w:rsid w:val="00240071"/>
    <w:rsid w:val="00240A21"/>
    <w:rsid w:val="00241DA0"/>
    <w:rsid w:val="00243874"/>
    <w:rsid w:val="0024416B"/>
    <w:rsid w:val="00245950"/>
    <w:rsid w:val="00245A22"/>
    <w:rsid w:val="0024755A"/>
    <w:rsid w:val="00247A1C"/>
    <w:rsid w:val="00247D19"/>
    <w:rsid w:val="00247F8F"/>
    <w:rsid w:val="002504E7"/>
    <w:rsid w:val="00250E9C"/>
    <w:rsid w:val="00251956"/>
    <w:rsid w:val="002520E1"/>
    <w:rsid w:val="00252A78"/>
    <w:rsid w:val="00252D9E"/>
    <w:rsid w:val="002530D6"/>
    <w:rsid w:val="00253C76"/>
    <w:rsid w:val="00255046"/>
    <w:rsid w:val="00255332"/>
    <w:rsid w:val="00255404"/>
    <w:rsid w:val="00255F8A"/>
    <w:rsid w:val="00256DF0"/>
    <w:rsid w:val="002572B6"/>
    <w:rsid w:val="00261EB1"/>
    <w:rsid w:val="00262E60"/>
    <w:rsid w:val="0026308A"/>
    <w:rsid w:val="0026440F"/>
    <w:rsid w:val="00264E81"/>
    <w:rsid w:val="00265655"/>
    <w:rsid w:val="002659CB"/>
    <w:rsid w:val="0026790F"/>
    <w:rsid w:val="0026EFF0"/>
    <w:rsid w:val="00271BF0"/>
    <w:rsid w:val="00272591"/>
    <w:rsid w:val="00272EE1"/>
    <w:rsid w:val="00272EED"/>
    <w:rsid w:val="00274639"/>
    <w:rsid w:val="00274E67"/>
    <w:rsid w:val="00276277"/>
    <w:rsid w:val="00276995"/>
    <w:rsid w:val="00276CA8"/>
    <w:rsid w:val="0027751C"/>
    <w:rsid w:val="0028029F"/>
    <w:rsid w:val="00280A19"/>
    <w:rsid w:val="0028116A"/>
    <w:rsid w:val="002812D1"/>
    <w:rsid w:val="002814CC"/>
    <w:rsid w:val="00281877"/>
    <w:rsid w:val="002819F4"/>
    <w:rsid w:val="00281ABD"/>
    <w:rsid w:val="00281AE8"/>
    <w:rsid w:val="00282E64"/>
    <w:rsid w:val="00282EE3"/>
    <w:rsid w:val="002830B0"/>
    <w:rsid w:val="00283617"/>
    <w:rsid w:val="00283A8E"/>
    <w:rsid w:val="002851AB"/>
    <w:rsid w:val="00285514"/>
    <w:rsid w:val="00285ECA"/>
    <w:rsid w:val="00286A42"/>
    <w:rsid w:val="00286FF8"/>
    <w:rsid w:val="00287D4C"/>
    <w:rsid w:val="0029088C"/>
    <w:rsid w:val="002909E0"/>
    <w:rsid w:val="00290B9E"/>
    <w:rsid w:val="00291A44"/>
    <w:rsid w:val="002922D1"/>
    <w:rsid w:val="00292AA2"/>
    <w:rsid w:val="00292D4F"/>
    <w:rsid w:val="00292FD6"/>
    <w:rsid w:val="002932EC"/>
    <w:rsid w:val="00293A93"/>
    <w:rsid w:val="00294114"/>
    <w:rsid w:val="002942AF"/>
    <w:rsid w:val="0029454E"/>
    <w:rsid w:val="002948D5"/>
    <w:rsid w:val="0029496A"/>
    <w:rsid w:val="0029502F"/>
    <w:rsid w:val="0029509C"/>
    <w:rsid w:val="002952EB"/>
    <w:rsid w:val="00295A75"/>
    <w:rsid w:val="00295FFB"/>
    <w:rsid w:val="00296EF6"/>
    <w:rsid w:val="00296F3B"/>
    <w:rsid w:val="002973B3"/>
    <w:rsid w:val="002A08F3"/>
    <w:rsid w:val="002A13B8"/>
    <w:rsid w:val="002A281C"/>
    <w:rsid w:val="002A2DCA"/>
    <w:rsid w:val="002A3AD6"/>
    <w:rsid w:val="002A3CB1"/>
    <w:rsid w:val="002A573C"/>
    <w:rsid w:val="002A589D"/>
    <w:rsid w:val="002A595B"/>
    <w:rsid w:val="002A5CC2"/>
    <w:rsid w:val="002A648B"/>
    <w:rsid w:val="002A7211"/>
    <w:rsid w:val="002A7225"/>
    <w:rsid w:val="002A788A"/>
    <w:rsid w:val="002A7BCF"/>
    <w:rsid w:val="002B02BC"/>
    <w:rsid w:val="002B0669"/>
    <w:rsid w:val="002B0DEE"/>
    <w:rsid w:val="002B0E38"/>
    <w:rsid w:val="002B0E98"/>
    <w:rsid w:val="002B107F"/>
    <w:rsid w:val="002B10AB"/>
    <w:rsid w:val="002B1EF3"/>
    <w:rsid w:val="002B2291"/>
    <w:rsid w:val="002B251D"/>
    <w:rsid w:val="002B2AF8"/>
    <w:rsid w:val="002B2B22"/>
    <w:rsid w:val="002B2D2F"/>
    <w:rsid w:val="002B3183"/>
    <w:rsid w:val="002B65F0"/>
    <w:rsid w:val="002B6C37"/>
    <w:rsid w:val="002B6D6E"/>
    <w:rsid w:val="002B7046"/>
    <w:rsid w:val="002B77C4"/>
    <w:rsid w:val="002C0252"/>
    <w:rsid w:val="002C03E5"/>
    <w:rsid w:val="002C1265"/>
    <w:rsid w:val="002C3A18"/>
    <w:rsid w:val="002C4D06"/>
    <w:rsid w:val="002C4FC4"/>
    <w:rsid w:val="002C5353"/>
    <w:rsid w:val="002C55A5"/>
    <w:rsid w:val="002C58D8"/>
    <w:rsid w:val="002C5BAC"/>
    <w:rsid w:val="002C5FFD"/>
    <w:rsid w:val="002C64BF"/>
    <w:rsid w:val="002C6C19"/>
    <w:rsid w:val="002C7C4F"/>
    <w:rsid w:val="002D05A1"/>
    <w:rsid w:val="002D0D14"/>
    <w:rsid w:val="002D1A26"/>
    <w:rsid w:val="002D2083"/>
    <w:rsid w:val="002D210C"/>
    <w:rsid w:val="002D348F"/>
    <w:rsid w:val="002D36F5"/>
    <w:rsid w:val="002D37D9"/>
    <w:rsid w:val="002D4B03"/>
    <w:rsid w:val="002D527B"/>
    <w:rsid w:val="002D542B"/>
    <w:rsid w:val="002D54E3"/>
    <w:rsid w:val="002D6866"/>
    <w:rsid w:val="002D78D9"/>
    <w:rsid w:val="002E01A0"/>
    <w:rsid w:val="002E1106"/>
    <w:rsid w:val="002E2791"/>
    <w:rsid w:val="002E3A79"/>
    <w:rsid w:val="002E5A50"/>
    <w:rsid w:val="002E61FD"/>
    <w:rsid w:val="002E77F9"/>
    <w:rsid w:val="002E79A5"/>
    <w:rsid w:val="002F0299"/>
    <w:rsid w:val="002F0E33"/>
    <w:rsid w:val="002F25FE"/>
    <w:rsid w:val="002F359B"/>
    <w:rsid w:val="002F4848"/>
    <w:rsid w:val="002F55AC"/>
    <w:rsid w:val="002F55E6"/>
    <w:rsid w:val="002F5915"/>
    <w:rsid w:val="002F5B57"/>
    <w:rsid w:val="002F60C0"/>
    <w:rsid w:val="002F71DC"/>
    <w:rsid w:val="003001CD"/>
    <w:rsid w:val="0030044E"/>
    <w:rsid w:val="0030095C"/>
    <w:rsid w:val="00300FBA"/>
    <w:rsid w:val="00301D5F"/>
    <w:rsid w:val="00302F79"/>
    <w:rsid w:val="00303A41"/>
    <w:rsid w:val="00304A38"/>
    <w:rsid w:val="00304D4A"/>
    <w:rsid w:val="003056DF"/>
    <w:rsid w:val="00305D10"/>
    <w:rsid w:val="00305F6C"/>
    <w:rsid w:val="00306835"/>
    <w:rsid w:val="00306D0D"/>
    <w:rsid w:val="00306D4E"/>
    <w:rsid w:val="00307694"/>
    <w:rsid w:val="00311D0A"/>
    <w:rsid w:val="00312881"/>
    <w:rsid w:val="00312C57"/>
    <w:rsid w:val="00312D04"/>
    <w:rsid w:val="00313330"/>
    <w:rsid w:val="0031409A"/>
    <w:rsid w:val="0031479B"/>
    <w:rsid w:val="00314862"/>
    <w:rsid w:val="00314B26"/>
    <w:rsid w:val="003151D5"/>
    <w:rsid w:val="00315C2B"/>
    <w:rsid w:val="003167BB"/>
    <w:rsid w:val="00316AA6"/>
    <w:rsid w:val="00317AB5"/>
    <w:rsid w:val="00321F64"/>
    <w:rsid w:val="00322013"/>
    <w:rsid w:val="003229F1"/>
    <w:rsid w:val="0032367A"/>
    <w:rsid w:val="00323C1F"/>
    <w:rsid w:val="00323EFE"/>
    <w:rsid w:val="0032473E"/>
    <w:rsid w:val="00325204"/>
    <w:rsid w:val="00326C96"/>
    <w:rsid w:val="0033007D"/>
    <w:rsid w:val="003303F4"/>
    <w:rsid w:val="00331AF7"/>
    <w:rsid w:val="00332940"/>
    <w:rsid w:val="003343B9"/>
    <w:rsid w:val="003347BE"/>
    <w:rsid w:val="00336E45"/>
    <w:rsid w:val="00337C7D"/>
    <w:rsid w:val="00337CF1"/>
    <w:rsid w:val="00341B40"/>
    <w:rsid w:val="00342422"/>
    <w:rsid w:val="00342888"/>
    <w:rsid w:val="0034309D"/>
    <w:rsid w:val="00343E6D"/>
    <w:rsid w:val="0034416E"/>
    <w:rsid w:val="003444CD"/>
    <w:rsid w:val="00344958"/>
    <w:rsid w:val="00344B4F"/>
    <w:rsid w:val="003453D0"/>
    <w:rsid w:val="003458D3"/>
    <w:rsid w:val="00345EC0"/>
    <w:rsid w:val="0034669C"/>
    <w:rsid w:val="003467AC"/>
    <w:rsid w:val="00346C75"/>
    <w:rsid w:val="00347AD2"/>
    <w:rsid w:val="00347C3F"/>
    <w:rsid w:val="00347CF4"/>
    <w:rsid w:val="00347E8A"/>
    <w:rsid w:val="003502E0"/>
    <w:rsid w:val="00350BC9"/>
    <w:rsid w:val="00351A9A"/>
    <w:rsid w:val="00351C76"/>
    <w:rsid w:val="00351CA3"/>
    <w:rsid w:val="00351E84"/>
    <w:rsid w:val="00352244"/>
    <w:rsid w:val="0035288C"/>
    <w:rsid w:val="0035357E"/>
    <w:rsid w:val="00353CFF"/>
    <w:rsid w:val="00353FCA"/>
    <w:rsid w:val="00356371"/>
    <w:rsid w:val="003563D9"/>
    <w:rsid w:val="003573B4"/>
    <w:rsid w:val="00357676"/>
    <w:rsid w:val="00357869"/>
    <w:rsid w:val="00357B3E"/>
    <w:rsid w:val="00360427"/>
    <w:rsid w:val="00360640"/>
    <w:rsid w:val="00360F36"/>
    <w:rsid w:val="0036227C"/>
    <w:rsid w:val="003624D8"/>
    <w:rsid w:val="003646FF"/>
    <w:rsid w:val="00364B50"/>
    <w:rsid w:val="003651F5"/>
    <w:rsid w:val="00366C60"/>
    <w:rsid w:val="00367A63"/>
    <w:rsid w:val="00367AA0"/>
    <w:rsid w:val="00367D73"/>
    <w:rsid w:val="00370136"/>
    <w:rsid w:val="00370586"/>
    <w:rsid w:val="00370FB0"/>
    <w:rsid w:val="00370FD7"/>
    <w:rsid w:val="0037139A"/>
    <w:rsid w:val="00371B59"/>
    <w:rsid w:val="00371DB1"/>
    <w:rsid w:val="00372491"/>
    <w:rsid w:val="003724AE"/>
    <w:rsid w:val="0037273F"/>
    <w:rsid w:val="003730B3"/>
    <w:rsid w:val="00373B0D"/>
    <w:rsid w:val="00373B96"/>
    <w:rsid w:val="0037403E"/>
    <w:rsid w:val="003746C4"/>
    <w:rsid w:val="0037557C"/>
    <w:rsid w:val="00375855"/>
    <w:rsid w:val="00375C2E"/>
    <w:rsid w:val="00376974"/>
    <w:rsid w:val="00376CC3"/>
    <w:rsid w:val="00377954"/>
    <w:rsid w:val="00377D74"/>
    <w:rsid w:val="003802A2"/>
    <w:rsid w:val="003804E1"/>
    <w:rsid w:val="003812A1"/>
    <w:rsid w:val="00381C87"/>
    <w:rsid w:val="00381CAE"/>
    <w:rsid w:val="00381F26"/>
    <w:rsid w:val="003832DA"/>
    <w:rsid w:val="00383549"/>
    <w:rsid w:val="003849E3"/>
    <w:rsid w:val="0038502A"/>
    <w:rsid w:val="003853AD"/>
    <w:rsid w:val="00386186"/>
    <w:rsid w:val="00387603"/>
    <w:rsid w:val="00387FE7"/>
    <w:rsid w:val="0039275D"/>
    <w:rsid w:val="00392C37"/>
    <w:rsid w:val="00393703"/>
    <w:rsid w:val="00395CE7"/>
    <w:rsid w:val="00396055"/>
    <w:rsid w:val="00396F7F"/>
    <w:rsid w:val="00397C09"/>
    <w:rsid w:val="003A0286"/>
    <w:rsid w:val="003A10EE"/>
    <w:rsid w:val="003A164E"/>
    <w:rsid w:val="003A1DE9"/>
    <w:rsid w:val="003A22D6"/>
    <w:rsid w:val="003A232C"/>
    <w:rsid w:val="003A2875"/>
    <w:rsid w:val="003A36B3"/>
    <w:rsid w:val="003A3E7A"/>
    <w:rsid w:val="003A5939"/>
    <w:rsid w:val="003A5CCD"/>
    <w:rsid w:val="003A6D9C"/>
    <w:rsid w:val="003B0C0C"/>
    <w:rsid w:val="003B1B36"/>
    <w:rsid w:val="003B30B7"/>
    <w:rsid w:val="003B43CD"/>
    <w:rsid w:val="003B4CB0"/>
    <w:rsid w:val="003B4D06"/>
    <w:rsid w:val="003B59D1"/>
    <w:rsid w:val="003B5A75"/>
    <w:rsid w:val="003B5FB1"/>
    <w:rsid w:val="003B60A3"/>
    <w:rsid w:val="003B63AC"/>
    <w:rsid w:val="003B7028"/>
    <w:rsid w:val="003B7B82"/>
    <w:rsid w:val="003C0E03"/>
    <w:rsid w:val="003C1E90"/>
    <w:rsid w:val="003C2307"/>
    <w:rsid w:val="003C32D3"/>
    <w:rsid w:val="003C3934"/>
    <w:rsid w:val="003C401E"/>
    <w:rsid w:val="003C462E"/>
    <w:rsid w:val="003C629F"/>
    <w:rsid w:val="003C74DF"/>
    <w:rsid w:val="003C7AE7"/>
    <w:rsid w:val="003C7CBC"/>
    <w:rsid w:val="003D0748"/>
    <w:rsid w:val="003D0C4B"/>
    <w:rsid w:val="003D0F47"/>
    <w:rsid w:val="003D199F"/>
    <w:rsid w:val="003D19FE"/>
    <w:rsid w:val="003D1D50"/>
    <w:rsid w:val="003D21A0"/>
    <w:rsid w:val="003D23EA"/>
    <w:rsid w:val="003D341C"/>
    <w:rsid w:val="003D689C"/>
    <w:rsid w:val="003D68B1"/>
    <w:rsid w:val="003D6D9F"/>
    <w:rsid w:val="003D772E"/>
    <w:rsid w:val="003E045D"/>
    <w:rsid w:val="003E0542"/>
    <w:rsid w:val="003E0E82"/>
    <w:rsid w:val="003E107C"/>
    <w:rsid w:val="003E23D2"/>
    <w:rsid w:val="003E34BF"/>
    <w:rsid w:val="003E36EA"/>
    <w:rsid w:val="003E3A13"/>
    <w:rsid w:val="003E51C1"/>
    <w:rsid w:val="003E592E"/>
    <w:rsid w:val="003E5E7F"/>
    <w:rsid w:val="003E5F37"/>
    <w:rsid w:val="003E6105"/>
    <w:rsid w:val="003E77FE"/>
    <w:rsid w:val="003F01AF"/>
    <w:rsid w:val="003F09CE"/>
    <w:rsid w:val="003F156B"/>
    <w:rsid w:val="003F16C5"/>
    <w:rsid w:val="003F1BAF"/>
    <w:rsid w:val="003F1D33"/>
    <w:rsid w:val="003F247C"/>
    <w:rsid w:val="003F3052"/>
    <w:rsid w:val="003F3A1E"/>
    <w:rsid w:val="003F40C4"/>
    <w:rsid w:val="003F4388"/>
    <w:rsid w:val="003F48EE"/>
    <w:rsid w:val="003F75B6"/>
    <w:rsid w:val="00400089"/>
    <w:rsid w:val="00400C23"/>
    <w:rsid w:val="004014DD"/>
    <w:rsid w:val="0040289F"/>
    <w:rsid w:val="004028E8"/>
    <w:rsid w:val="00403392"/>
    <w:rsid w:val="004036BE"/>
    <w:rsid w:val="00403B37"/>
    <w:rsid w:val="00405B6A"/>
    <w:rsid w:val="00405D92"/>
    <w:rsid w:val="00406020"/>
    <w:rsid w:val="004067FB"/>
    <w:rsid w:val="004067FC"/>
    <w:rsid w:val="00407247"/>
    <w:rsid w:val="004076C4"/>
    <w:rsid w:val="00407873"/>
    <w:rsid w:val="00407DBE"/>
    <w:rsid w:val="0041199A"/>
    <w:rsid w:val="00411CC4"/>
    <w:rsid w:val="0041219A"/>
    <w:rsid w:val="004124DF"/>
    <w:rsid w:val="004127E8"/>
    <w:rsid w:val="00412C8C"/>
    <w:rsid w:val="00412F19"/>
    <w:rsid w:val="00412F91"/>
    <w:rsid w:val="00413EB4"/>
    <w:rsid w:val="00414249"/>
    <w:rsid w:val="004147E1"/>
    <w:rsid w:val="00414BB2"/>
    <w:rsid w:val="00415CAF"/>
    <w:rsid w:val="00415D52"/>
    <w:rsid w:val="0041761E"/>
    <w:rsid w:val="00417D3D"/>
    <w:rsid w:val="0042102E"/>
    <w:rsid w:val="00421168"/>
    <w:rsid w:val="004215C7"/>
    <w:rsid w:val="00422331"/>
    <w:rsid w:val="004229ED"/>
    <w:rsid w:val="004240FA"/>
    <w:rsid w:val="004263A3"/>
    <w:rsid w:val="00426726"/>
    <w:rsid w:val="004270B4"/>
    <w:rsid w:val="00427165"/>
    <w:rsid w:val="0043112E"/>
    <w:rsid w:val="00431485"/>
    <w:rsid w:val="00431625"/>
    <w:rsid w:val="00431928"/>
    <w:rsid w:val="004324B0"/>
    <w:rsid w:val="004324BA"/>
    <w:rsid w:val="00432DF4"/>
    <w:rsid w:val="00433419"/>
    <w:rsid w:val="00434C3A"/>
    <w:rsid w:val="004359E0"/>
    <w:rsid w:val="004362FA"/>
    <w:rsid w:val="0043701C"/>
    <w:rsid w:val="00437908"/>
    <w:rsid w:val="00437B5D"/>
    <w:rsid w:val="00437CBD"/>
    <w:rsid w:val="004408E5"/>
    <w:rsid w:val="00441BF8"/>
    <w:rsid w:val="0044323B"/>
    <w:rsid w:val="0044469C"/>
    <w:rsid w:val="00444A6F"/>
    <w:rsid w:val="00445034"/>
    <w:rsid w:val="004451BD"/>
    <w:rsid w:val="004451EB"/>
    <w:rsid w:val="0044554A"/>
    <w:rsid w:val="0044574C"/>
    <w:rsid w:val="00446077"/>
    <w:rsid w:val="00447076"/>
    <w:rsid w:val="00447642"/>
    <w:rsid w:val="00447ED8"/>
    <w:rsid w:val="00450A8C"/>
    <w:rsid w:val="00450DA3"/>
    <w:rsid w:val="00450F6E"/>
    <w:rsid w:val="0045182E"/>
    <w:rsid w:val="00451E30"/>
    <w:rsid w:val="004522FF"/>
    <w:rsid w:val="004533C5"/>
    <w:rsid w:val="004556A9"/>
    <w:rsid w:val="00455756"/>
    <w:rsid w:val="00455BD3"/>
    <w:rsid w:val="00456587"/>
    <w:rsid w:val="00456638"/>
    <w:rsid w:val="00456B95"/>
    <w:rsid w:val="0045777E"/>
    <w:rsid w:val="004612B2"/>
    <w:rsid w:val="004613BA"/>
    <w:rsid w:val="00463105"/>
    <w:rsid w:val="00463BE4"/>
    <w:rsid w:val="00464351"/>
    <w:rsid w:val="00464EED"/>
    <w:rsid w:val="004658E3"/>
    <w:rsid w:val="00465C8F"/>
    <w:rsid w:val="004664BA"/>
    <w:rsid w:val="004667EA"/>
    <w:rsid w:val="00467442"/>
    <w:rsid w:val="00467666"/>
    <w:rsid w:val="004700EB"/>
    <w:rsid w:val="00470CCF"/>
    <w:rsid w:val="00470FC1"/>
    <w:rsid w:val="00472113"/>
    <w:rsid w:val="0047233F"/>
    <w:rsid w:val="00472ED9"/>
    <w:rsid w:val="00473225"/>
    <w:rsid w:val="00473CA0"/>
    <w:rsid w:val="00473EEA"/>
    <w:rsid w:val="00474A40"/>
    <w:rsid w:val="00474DEE"/>
    <w:rsid w:val="004756CC"/>
    <w:rsid w:val="0047646E"/>
    <w:rsid w:val="00477318"/>
    <w:rsid w:val="004775F1"/>
    <w:rsid w:val="00477EF2"/>
    <w:rsid w:val="00480332"/>
    <w:rsid w:val="00480773"/>
    <w:rsid w:val="00481162"/>
    <w:rsid w:val="0048133B"/>
    <w:rsid w:val="00482495"/>
    <w:rsid w:val="004824E4"/>
    <w:rsid w:val="00482557"/>
    <w:rsid w:val="00482940"/>
    <w:rsid w:val="00482942"/>
    <w:rsid w:val="00482E97"/>
    <w:rsid w:val="00483A21"/>
    <w:rsid w:val="00483AFC"/>
    <w:rsid w:val="00483DF9"/>
    <w:rsid w:val="00484283"/>
    <w:rsid w:val="00484511"/>
    <w:rsid w:val="004851CF"/>
    <w:rsid w:val="0048650B"/>
    <w:rsid w:val="004867B5"/>
    <w:rsid w:val="00487D1F"/>
    <w:rsid w:val="00490AE1"/>
    <w:rsid w:val="00490B2A"/>
    <w:rsid w:val="004911D7"/>
    <w:rsid w:val="004913FF"/>
    <w:rsid w:val="0049164D"/>
    <w:rsid w:val="004919BC"/>
    <w:rsid w:val="00491CAD"/>
    <w:rsid w:val="0049246F"/>
    <w:rsid w:val="00492C6F"/>
    <w:rsid w:val="00493973"/>
    <w:rsid w:val="00494068"/>
    <w:rsid w:val="00494B45"/>
    <w:rsid w:val="00494F01"/>
    <w:rsid w:val="00495D67"/>
    <w:rsid w:val="0049630C"/>
    <w:rsid w:val="00496526"/>
    <w:rsid w:val="00496B60"/>
    <w:rsid w:val="004979C7"/>
    <w:rsid w:val="004A0157"/>
    <w:rsid w:val="004A01CA"/>
    <w:rsid w:val="004A0D3A"/>
    <w:rsid w:val="004A1657"/>
    <w:rsid w:val="004A24E2"/>
    <w:rsid w:val="004A2801"/>
    <w:rsid w:val="004A3E6E"/>
    <w:rsid w:val="004A44CE"/>
    <w:rsid w:val="004A55F6"/>
    <w:rsid w:val="004A58AB"/>
    <w:rsid w:val="004A5B8D"/>
    <w:rsid w:val="004A67F2"/>
    <w:rsid w:val="004A6912"/>
    <w:rsid w:val="004A6F00"/>
    <w:rsid w:val="004A7C14"/>
    <w:rsid w:val="004A7E44"/>
    <w:rsid w:val="004B00B9"/>
    <w:rsid w:val="004B170B"/>
    <w:rsid w:val="004B1E47"/>
    <w:rsid w:val="004B1F7C"/>
    <w:rsid w:val="004B2B0F"/>
    <w:rsid w:val="004B2C12"/>
    <w:rsid w:val="004B2C42"/>
    <w:rsid w:val="004B3B93"/>
    <w:rsid w:val="004B48EC"/>
    <w:rsid w:val="004B5BE9"/>
    <w:rsid w:val="004B64BD"/>
    <w:rsid w:val="004B72E2"/>
    <w:rsid w:val="004B748C"/>
    <w:rsid w:val="004B7653"/>
    <w:rsid w:val="004C030C"/>
    <w:rsid w:val="004C0375"/>
    <w:rsid w:val="004C049F"/>
    <w:rsid w:val="004C0BED"/>
    <w:rsid w:val="004C0FD1"/>
    <w:rsid w:val="004C2282"/>
    <w:rsid w:val="004C3287"/>
    <w:rsid w:val="004C4290"/>
    <w:rsid w:val="004C47AA"/>
    <w:rsid w:val="004C4D54"/>
    <w:rsid w:val="004C4FB9"/>
    <w:rsid w:val="004C526D"/>
    <w:rsid w:val="004C5A7B"/>
    <w:rsid w:val="004C5D5E"/>
    <w:rsid w:val="004C76E6"/>
    <w:rsid w:val="004C799C"/>
    <w:rsid w:val="004D0A43"/>
    <w:rsid w:val="004D0C26"/>
    <w:rsid w:val="004D332C"/>
    <w:rsid w:val="004D3548"/>
    <w:rsid w:val="004D3974"/>
    <w:rsid w:val="004D3D73"/>
    <w:rsid w:val="004D52A8"/>
    <w:rsid w:val="004D6259"/>
    <w:rsid w:val="004E01E1"/>
    <w:rsid w:val="004E1B3D"/>
    <w:rsid w:val="004E2E9E"/>
    <w:rsid w:val="004E46BE"/>
    <w:rsid w:val="004E527C"/>
    <w:rsid w:val="004E5577"/>
    <w:rsid w:val="004E5942"/>
    <w:rsid w:val="004E7209"/>
    <w:rsid w:val="004F108B"/>
    <w:rsid w:val="004F2117"/>
    <w:rsid w:val="004F23B9"/>
    <w:rsid w:val="004F3BA3"/>
    <w:rsid w:val="004F3C40"/>
    <w:rsid w:val="004F441F"/>
    <w:rsid w:val="004F49C3"/>
    <w:rsid w:val="004F50EF"/>
    <w:rsid w:val="004F5183"/>
    <w:rsid w:val="004F692E"/>
    <w:rsid w:val="004F6CB9"/>
    <w:rsid w:val="004F6EF8"/>
    <w:rsid w:val="004F7360"/>
    <w:rsid w:val="004F7382"/>
    <w:rsid w:val="005004AB"/>
    <w:rsid w:val="00500A0A"/>
    <w:rsid w:val="00501B9A"/>
    <w:rsid w:val="00501E0F"/>
    <w:rsid w:val="00501F60"/>
    <w:rsid w:val="005023EE"/>
    <w:rsid w:val="00502431"/>
    <w:rsid w:val="005035BA"/>
    <w:rsid w:val="00504846"/>
    <w:rsid w:val="005051D2"/>
    <w:rsid w:val="00505C23"/>
    <w:rsid w:val="00506358"/>
    <w:rsid w:val="0050663D"/>
    <w:rsid w:val="00506D68"/>
    <w:rsid w:val="00507DC8"/>
    <w:rsid w:val="00510BB5"/>
    <w:rsid w:val="00510F2B"/>
    <w:rsid w:val="005114FB"/>
    <w:rsid w:val="005117DB"/>
    <w:rsid w:val="00511C52"/>
    <w:rsid w:val="005125AB"/>
    <w:rsid w:val="00512CEE"/>
    <w:rsid w:val="00512D26"/>
    <w:rsid w:val="005133BF"/>
    <w:rsid w:val="00513694"/>
    <w:rsid w:val="00515874"/>
    <w:rsid w:val="00515DE6"/>
    <w:rsid w:val="00515FCA"/>
    <w:rsid w:val="0051611C"/>
    <w:rsid w:val="00516D10"/>
    <w:rsid w:val="00523746"/>
    <w:rsid w:val="00523D2D"/>
    <w:rsid w:val="005248A8"/>
    <w:rsid w:val="005258E7"/>
    <w:rsid w:val="00526AB7"/>
    <w:rsid w:val="00526D4A"/>
    <w:rsid w:val="00530ADE"/>
    <w:rsid w:val="00531CB5"/>
    <w:rsid w:val="0053224B"/>
    <w:rsid w:val="00532968"/>
    <w:rsid w:val="00533501"/>
    <w:rsid w:val="00533ADE"/>
    <w:rsid w:val="00533E8B"/>
    <w:rsid w:val="00534084"/>
    <w:rsid w:val="0053491F"/>
    <w:rsid w:val="00534C0E"/>
    <w:rsid w:val="00536167"/>
    <w:rsid w:val="00537068"/>
    <w:rsid w:val="005371F7"/>
    <w:rsid w:val="00540134"/>
    <w:rsid w:val="00540758"/>
    <w:rsid w:val="00540CE6"/>
    <w:rsid w:val="00540DAB"/>
    <w:rsid w:val="005415A3"/>
    <w:rsid w:val="005422A0"/>
    <w:rsid w:val="00542588"/>
    <w:rsid w:val="00543210"/>
    <w:rsid w:val="00543919"/>
    <w:rsid w:val="00543B72"/>
    <w:rsid w:val="00543C85"/>
    <w:rsid w:val="00544963"/>
    <w:rsid w:val="00544BA1"/>
    <w:rsid w:val="005457E6"/>
    <w:rsid w:val="00545CB8"/>
    <w:rsid w:val="00546314"/>
    <w:rsid w:val="0054649C"/>
    <w:rsid w:val="005472D0"/>
    <w:rsid w:val="005477F1"/>
    <w:rsid w:val="00547914"/>
    <w:rsid w:val="0055016D"/>
    <w:rsid w:val="00550FA0"/>
    <w:rsid w:val="00551E62"/>
    <w:rsid w:val="00553080"/>
    <w:rsid w:val="005530AD"/>
    <w:rsid w:val="00553686"/>
    <w:rsid w:val="0055398D"/>
    <w:rsid w:val="0055482A"/>
    <w:rsid w:val="00554920"/>
    <w:rsid w:val="005559E9"/>
    <w:rsid w:val="0056012D"/>
    <w:rsid w:val="005613E1"/>
    <w:rsid w:val="0056189E"/>
    <w:rsid w:val="00561A0E"/>
    <w:rsid w:val="00561D8C"/>
    <w:rsid w:val="005625EB"/>
    <w:rsid w:val="00562FF3"/>
    <w:rsid w:val="005650FD"/>
    <w:rsid w:val="005658A6"/>
    <w:rsid w:val="0056592E"/>
    <w:rsid w:val="00565A52"/>
    <w:rsid w:val="005672E4"/>
    <w:rsid w:val="00567FE3"/>
    <w:rsid w:val="00570A16"/>
    <w:rsid w:val="00570EA1"/>
    <w:rsid w:val="005710BF"/>
    <w:rsid w:val="005719E3"/>
    <w:rsid w:val="00571C27"/>
    <w:rsid w:val="0057251A"/>
    <w:rsid w:val="00572660"/>
    <w:rsid w:val="005735A6"/>
    <w:rsid w:val="00573BB6"/>
    <w:rsid w:val="00573CDF"/>
    <w:rsid w:val="00574962"/>
    <w:rsid w:val="005749D9"/>
    <w:rsid w:val="005757F0"/>
    <w:rsid w:val="00576481"/>
    <w:rsid w:val="00577D62"/>
    <w:rsid w:val="00580309"/>
    <w:rsid w:val="00580501"/>
    <w:rsid w:val="005815C2"/>
    <w:rsid w:val="005823FF"/>
    <w:rsid w:val="0058243C"/>
    <w:rsid w:val="00582B9D"/>
    <w:rsid w:val="00582D5D"/>
    <w:rsid w:val="005831F6"/>
    <w:rsid w:val="00583E3E"/>
    <w:rsid w:val="00583FD8"/>
    <w:rsid w:val="005849BF"/>
    <w:rsid w:val="005856D1"/>
    <w:rsid w:val="00586075"/>
    <w:rsid w:val="005863AE"/>
    <w:rsid w:val="00586A7C"/>
    <w:rsid w:val="00587E05"/>
    <w:rsid w:val="0059015D"/>
    <w:rsid w:val="00590369"/>
    <w:rsid w:val="00590613"/>
    <w:rsid w:val="00590C95"/>
    <w:rsid w:val="00591D53"/>
    <w:rsid w:val="0059243D"/>
    <w:rsid w:val="005926AA"/>
    <w:rsid w:val="00593113"/>
    <w:rsid w:val="00593142"/>
    <w:rsid w:val="00593586"/>
    <w:rsid w:val="005935BF"/>
    <w:rsid w:val="005938FD"/>
    <w:rsid w:val="00593F11"/>
    <w:rsid w:val="00594A0B"/>
    <w:rsid w:val="00594AFB"/>
    <w:rsid w:val="00594D13"/>
    <w:rsid w:val="005964A7"/>
    <w:rsid w:val="00596776"/>
    <w:rsid w:val="00596B2E"/>
    <w:rsid w:val="0059745B"/>
    <w:rsid w:val="00597771"/>
    <w:rsid w:val="00597ADE"/>
    <w:rsid w:val="005A05C0"/>
    <w:rsid w:val="005A2984"/>
    <w:rsid w:val="005A2C7C"/>
    <w:rsid w:val="005A4529"/>
    <w:rsid w:val="005A4752"/>
    <w:rsid w:val="005A4A00"/>
    <w:rsid w:val="005A4A19"/>
    <w:rsid w:val="005A52E1"/>
    <w:rsid w:val="005A639D"/>
    <w:rsid w:val="005B0508"/>
    <w:rsid w:val="005B3066"/>
    <w:rsid w:val="005B30E8"/>
    <w:rsid w:val="005B3146"/>
    <w:rsid w:val="005B370F"/>
    <w:rsid w:val="005B3E8A"/>
    <w:rsid w:val="005B5373"/>
    <w:rsid w:val="005B53D8"/>
    <w:rsid w:val="005B5447"/>
    <w:rsid w:val="005B6CE0"/>
    <w:rsid w:val="005B6D82"/>
    <w:rsid w:val="005B6F25"/>
    <w:rsid w:val="005C0C5B"/>
    <w:rsid w:val="005C1028"/>
    <w:rsid w:val="005C220B"/>
    <w:rsid w:val="005C2895"/>
    <w:rsid w:val="005C457D"/>
    <w:rsid w:val="005C46C2"/>
    <w:rsid w:val="005C4977"/>
    <w:rsid w:val="005C59B3"/>
    <w:rsid w:val="005C5BBE"/>
    <w:rsid w:val="005C7C82"/>
    <w:rsid w:val="005C7CE3"/>
    <w:rsid w:val="005C7FE2"/>
    <w:rsid w:val="005D0B13"/>
    <w:rsid w:val="005D18AF"/>
    <w:rsid w:val="005D2313"/>
    <w:rsid w:val="005D2640"/>
    <w:rsid w:val="005D2F02"/>
    <w:rsid w:val="005D39D9"/>
    <w:rsid w:val="005D6B00"/>
    <w:rsid w:val="005D7027"/>
    <w:rsid w:val="005D7D7D"/>
    <w:rsid w:val="005D7DBC"/>
    <w:rsid w:val="005E017E"/>
    <w:rsid w:val="005E0C22"/>
    <w:rsid w:val="005E0C5C"/>
    <w:rsid w:val="005E12FB"/>
    <w:rsid w:val="005E195C"/>
    <w:rsid w:val="005E1E98"/>
    <w:rsid w:val="005E20A0"/>
    <w:rsid w:val="005E22E6"/>
    <w:rsid w:val="005E3909"/>
    <w:rsid w:val="005E3FB0"/>
    <w:rsid w:val="005E5022"/>
    <w:rsid w:val="005E6394"/>
    <w:rsid w:val="005E696B"/>
    <w:rsid w:val="005E6CFC"/>
    <w:rsid w:val="005E72F8"/>
    <w:rsid w:val="005E7981"/>
    <w:rsid w:val="005E7B48"/>
    <w:rsid w:val="005F0476"/>
    <w:rsid w:val="005F0C2B"/>
    <w:rsid w:val="005F19FC"/>
    <w:rsid w:val="005F1B8A"/>
    <w:rsid w:val="005F1C0E"/>
    <w:rsid w:val="005F229D"/>
    <w:rsid w:val="005F2434"/>
    <w:rsid w:val="005F2764"/>
    <w:rsid w:val="005F2A05"/>
    <w:rsid w:val="005F2B07"/>
    <w:rsid w:val="005F3699"/>
    <w:rsid w:val="005F3E58"/>
    <w:rsid w:val="005F4881"/>
    <w:rsid w:val="005F4AEC"/>
    <w:rsid w:val="005F4D4F"/>
    <w:rsid w:val="005F5C29"/>
    <w:rsid w:val="005F6538"/>
    <w:rsid w:val="005F7997"/>
    <w:rsid w:val="00600FE1"/>
    <w:rsid w:val="0060192C"/>
    <w:rsid w:val="00601CD9"/>
    <w:rsid w:val="00602F66"/>
    <w:rsid w:val="00603641"/>
    <w:rsid w:val="00604068"/>
    <w:rsid w:val="00604833"/>
    <w:rsid w:val="006052E0"/>
    <w:rsid w:val="00605411"/>
    <w:rsid w:val="00605530"/>
    <w:rsid w:val="00605CE8"/>
    <w:rsid w:val="006065AE"/>
    <w:rsid w:val="006065C7"/>
    <w:rsid w:val="00607B74"/>
    <w:rsid w:val="00610042"/>
    <w:rsid w:val="006107E3"/>
    <w:rsid w:val="00612C6F"/>
    <w:rsid w:val="00612F02"/>
    <w:rsid w:val="0061338F"/>
    <w:rsid w:val="00613E37"/>
    <w:rsid w:val="00613F11"/>
    <w:rsid w:val="00614252"/>
    <w:rsid w:val="006157B6"/>
    <w:rsid w:val="0061598A"/>
    <w:rsid w:val="006160AC"/>
    <w:rsid w:val="006168C1"/>
    <w:rsid w:val="00616C13"/>
    <w:rsid w:val="00617B09"/>
    <w:rsid w:val="00617CF1"/>
    <w:rsid w:val="00620035"/>
    <w:rsid w:val="006201FB"/>
    <w:rsid w:val="00621675"/>
    <w:rsid w:val="00621F43"/>
    <w:rsid w:val="00621FD5"/>
    <w:rsid w:val="00623182"/>
    <w:rsid w:val="0062346F"/>
    <w:rsid w:val="00623FD0"/>
    <w:rsid w:val="00625D84"/>
    <w:rsid w:val="00625DB5"/>
    <w:rsid w:val="006264A2"/>
    <w:rsid w:val="00626551"/>
    <w:rsid w:val="00626A2D"/>
    <w:rsid w:val="00626C12"/>
    <w:rsid w:val="006302F3"/>
    <w:rsid w:val="00630321"/>
    <w:rsid w:val="00630B44"/>
    <w:rsid w:val="00631191"/>
    <w:rsid w:val="00631727"/>
    <w:rsid w:val="006327C9"/>
    <w:rsid w:val="00632C29"/>
    <w:rsid w:val="00632D33"/>
    <w:rsid w:val="00634822"/>
    <w:rsid w:val="006348E9"/>
    <w:rsid w:val="00635562"/>
    <w:rsid w:val="00635713"/>
    <w:rsid w:val="00635BF7"/>
    <w:rsid w:val="006361B2"/>
    <w:rsid w:val="006361E9"/>
    <w:rsid w:val="00640248"/>
    <w:rsid w:val="00640D19"/>
    <w:rsid w:val="00641DC6"/>
    <w:rsid w:val="00642395"/>
    <w:rsid w:val="00642C40"/>
    <w:rsid w:val="00642D2A"/>
    <w:rsid w:val="00643679"/>
    <w:rsid w:val="006436DE"/>
    <w:rsid w:val="0064381E"/>
    <w:rsid w:val="00644B8F"/>
    <w:rsid w:val="00646265"/>
    <w:rsid w:val="0064696B"/>
    <w:rsid w:val="00647AAD"/>
    <w:rsid w:val="006506B9"/>
    <w:rsid w:val="00651C7D"/>
    <w:rsid w:val="006536C6"/>
    <w:rsid w:val="00653764"/>
    <w:rsid w:val="00653F9F"/>
    <w:rsid w:val="0065747E"/>
    <w:rsid w:val="0065777A"/>
    <w:rsid w:val="00660D08"/>
    <w:rsid w:val="00660D3C"/>
    <w:rsid w:val="00660FB3"/>
    <w:rsid w:val="0066155A"/>
    <w:rsid w:val="006616BF"/>
    <w:rsid w:val="00662244"/>
    <w:rsid w:val="00663A5B"/>
    <w:rsid w:val="0066471F"/>
    <w:rsid w:val="006648D4"/>
    <w:rsid w:val="00664C1B"/>
    <w:rsid w:val="00664F83"/>
    <w:rsid w:val="00665DA8"/>
    <w:rsid w:val="00666317"/>
    <w:rsid w:val="00666809"/>
    <w:rsid w:val="00670308"/>
    <w:rsid w:val="00672410"/>
    <w:rsid w:val="00673229"/>
    <w:rsid w:val="006751D1"/>
    <w:rsid w:val="0067585D"/>
    <w:rsid w:val="00675919"/>
    <w:rsid w:val="00675AA2"/>
    <w:rsid w:val="00675C71"/>
    <w:rsid w:val="00676C9B"/>
    <w:rsid w:val="00676DC8"/>
    <w:rsid w:val="0067729D"/>
    <w:rsid w:val="00677914"/>
    <w:rsid w:val="00677EA3"/>
    <w:rsid w:val="006807F0"/>
    <w:rsid w:val="006809BF"/>
    <w:rsid w:val="006810F1"/>
    <w:rsid w:val="006816CA"/>
    <w:rsid w:val="006820E7"/>
    <w:rsid w:val="00682A8D"/>
    <w:rsid w:val="006831C9"/>
    <w:rsid w:val="00683D38"/>
    <w:rsid w:val="006858B0"/>
    <w:rsid w:val="00685C5D"/>
    <w:rsid w:val="00685E14"/>
    <w:rsid w:val="006865AB"/>
    <w:rsid w:val="00686868"/>
    <w:rsid w:val="00686C01"/>
    <w:rsid w:val="006871E8"/>
    <w:rsid w:val="00687279"/>
    <w:rsid w:val="006901B1"/>
    <w:rsid w:val="006906BE"/>
    <w:rsid w:val="00691695"/>
    <w:rsid w:val="0069170C"/>
    <w:rsid w:val="00691947"/>
    <w:rsid w:val="00692D03"/>
    <w:rsid w:val="006930C2"/>
    <w:rsid w:val="0069366B"/>
    <w:rsid w:val="0069369D"/>
    <w:rsid w:val="00693879"/>
    <w:rsid w:val="00693B69"/>
    <w:rsid w:val="00693F23"/>
    <w:rsid w:val="006940BA"/>
    <w:rsid w:val="0069502A"/>
    <w:rsid w:val="00695583"/>
    <w:rsid w:val="0069590C"/>
    <w:rsid w:val="00696547"/>
    <w:rsid w:val="0069783D"/>
    <w:rsid w:val="006A1481"/>
    <w:rsid w:val="006A2647"/>
    <w:rsid w:val="006A2F0D"/>
    <w:rsid w:val="006A37FD"/>
    <w:rsid w:val="006A4001"/>
    <w:rsid w:val="006A6194"/>
    <w:rsid w:val="006A69CE"/>
    <w:rsid w:val="006A6B41"/>
    <w:rsid w:val="006B0D34"/>
    <w:rsid w:val="006B113F"/>
    <w:rsid w:val="006B1166"/>
    <w:rsid w:val="006B2040"/>
    <w:rsid w:val="006B29FB"/>
    <w:rsid w:val="006B3472"/>
    <w:rsid w:val="006B4740"/>
    <w:rsid w:val="006B5D07"/>
    <w:rsid w:val="006B5E3B"/>
    <w:rsid w:val="006B7186"/>
    <w:rsid w:val="006C03C3"/>
    <w:rsid w:val="006C0DCD"/>
    <w:rsid w:val="006C12C1"/>
    <w:rsid w:val="006C1C9D"/>
    <w:rsid w:val="006C23FC"/>
    <w:rsid w:val="006C2E5A"/>
    <w:rsid w:val="006C4048"/>
    <w:rsid w:val="006C4279"/>
    <w:rsid w:val="006C4985"/>
    <w:rsid w:val="006C579A"/>
    <w:rsid w:val="006C5D81"/>
    <w:rsid w:val="006D1FED"/>
    <w:rsid w:val="006D24CE"/>
    <w:rsid w:val="006D39CA"/>
    <w:rsid w:val="006D3A84"/>
    <w:rsid w:val="006D3B52"/>
    <w:rsid w:val="006D3C33"/>
    <w:rsid w:val="006D463C"/>
    <w:rsid w:val="006D4FA0"/>
    <w:rsid w:val="006D5B98"/>
    <w:rsid w:val="006D6726"/>
    <w:rsid w:val="006D6A29"/>
    <w:rsid w:val="006D6D78"/>
    <w:rsid w:val="006D7185"/>
    <w:rsid w:val="006D7BC0"/>
    <w:rsid w:val="006D7E06"/>
    <w:rsid w:val="006D7EA5"/>
    <w:rsid w:val="006D7F30"/>
    <w:rsid w:val="006E0663"/>
    <w:rsid w:val="006E29C3"/>
    <w:rsid w:val="006E2A33"/>
    <w:rsid w:val="006E2B1A"/>
    <w:rsid w:val="006E472A"/>
    <w:rsid w:val="006E5A50"/>
    <w:rsid w:val="006E5FA0"/>
    <w:rsid w:val="006E6676"/>
    <w:rsid w:val="006E7611"/>
    <w:rsid w:val="006E79F0"/>
    <w:rsid w:val="006F04F9"/>
    <w:rsid w:val="006F0892"/>
    <w:rsid w:val="006F08A0"/>
    <w:rsid w:val="006F0C18"/>
    <w:rsid w:val="006F1773"/>
    <w:rsid w:val="006F17B1"/>
    <w:rsid w:val="006F243C"/>
    <w:rsid w:val="006F334B"/>
    <w:rsid w:val="006F36F9"/>
    <w:rsid w:val="006F453E"/>
    <w:rsid w:val="006F5A97"/>
    <w:rsid w:val="006F6EAF"/>
    <w:rsid w:val="00700860"/>
    <w:rsid w:val="00701A8B"/>
    <w:rsid w:val="00701E85"/>
    <w:rsid w:val="00702467"/>
    <w:rsid w:val="00702F20"/>
    <w:rsid w:val="007031B0"/>
    <w:rsid w:val="00703638"/>
    <w:rsid w:val="00703983"/>
    <w:rsid w:val="007048FF"/>
    <w:rsid w:val="00705219"/>
    <w:rsid w:val="00705471"/>
    <w:rsid w:val="00706BCA"/>
    <w:rsid w:val="00707F94"/>
    <w:rsid w:val="007102AF"/>
    <w:rsid w:val="00710D21"/>
    <w:rsid w:val="00711618"/>
    <w:rsid w:val="00711C02"/>
    <w:rsid w:val="0071268D"/>
    <w:rsid w:val="00712996"/>
    <w:rsid w:val="0071299C"/>
    <w:rsid w:val="007135AC"/>
    <w:rsid w:val="007135AD"/>
    <w:rsid w:val="0071515B"/>
    <w:rsid w:val="007164B3"/>
    <w:rsid w:val="00716535"/>
    <w:rsid w:val="007173B6"/>
    <w:rsid w:val="00717F39"/>
    <w:rsid w:val="00720E7B"/>
    <w:rsid w:val="00722D7A"/>
    <w:rsid w:val="00723002"/>
    <w:rsid w:val="00723215"/>
    <w:rsid w:val="0072405D"/>
    <w:rsid w:val="00724257"/>
    <w:rsid w:val="007242E7"/>
    <w:rsid w:val="00725B39"/>
    <w:rsid w:val="00725D5C"/>
    <w:rsid w:val="007268E4"/>
    <w:rsid w:val="007269CA"/>
    <w:rsid w:val="007269EC"/>
    <w:rsid w:val="00726D12"/>
    <w:rsid w:val="0072705E"/>
    <w:rsid w:val="0072708F"/>
    <w:rsid w:val="007277B4"/>
    <w:rsid w:val="007278C1"/>
    <w:rsid w:val="007306D1"/>
    <w:rsid w:val="00730C33"/>
    <w:rsid w:val="007314DB"/>
    <w:rsid w:val="00732377"/>
    <w:rsid w:val="00733756"/>
    <w:rsid w:val="00733A17"/>
    <w:rsid w:val="00733BBA"/>
    <w:rsid w:val="007346CE"/>
    <w:rsid w:val="007357A9"/>
    <w:rsid w:val="007358F3"/>
    <w:rsid w:val="00736BB5"/>
    <w:rsid w:val="00737E2B"/>
    <w:rsid w:val="007410D8"/>
    <w:rsid w:val="00742DEE"/>
    <w:rsid w:val="00743D48"/>
    <w:rsid w:val="00744434"/>
    <w:rsid w:val="00744DC5"/>
    <w:rsid w:val="00745A61"/>
    <w:rsid w:val="00745F5D"/>
    <w:rsid w:val="00745F9E"/>
    <w:rsid w:val="00746D87"/>
    <w:rsid w:val="007504E6"/>
    <w:rsid w:val="007506BB"/>
    <w:rsid w:val="007514AB"/>
    <w:rsid w:val="00752D09"/>
    <w:rsid w:val="00752FFE"/>
    <w:rsid w:val="00753835"/>
    <w:rsid w:val="0075424D"/>
    <w:rsid w:val="00755802"/>
    <w:rsid w:val="00756850"/>
    <w:rsid w:val="00757539"/>
    <w:rsid w:val="00760982"/>
    <w:rsid w:val="007609B5"/>
    <w:rsid w:val="00760ADE"/>
    <w:rsid w:val="00761031"/>
    <w:rsid w:val="00761DD8"/>
    <w:rsid w:val="00762733"/>
    <w:rsid w:val="00763E4C"/>
    <w:rsid w:val="00763FDD"/>
    <w:rsid w:val="00764035"/>
    <w:rsid w:val="00764491"/>
    <w:rsid w:val="00765040"/>
    <w:rsid w:val="00767FF3"/>
    <w:rsid w:val="0077074E"/>
    <w:rsid w:val="007711F6"/>
    <w:rsid w:val="00771D50"/>
    <w:rsid w:val="00772348"/>
    <w:rsid w:val="00772ACD"/>
    <w:rsid w:val="007738C6"/>
    <w:rsid w:val="00773DD3"/>
    <w:rsid w:val="00775600"/>
    <w:rsid w:val="0077576E"/>
    <w:rsid w:val="00775D3C"/>
    <w:rsid w:val="00775E2C"/>
    <w:rsid w:val="00776C43"/>
    <w:rsid w:val="00777FA3"/>
    <w:rsid w:val="00780950"/>
    <w:rsid w:val="00780969"/>
    <w:rsid w:val="00780E36"/>
    <w:rsid w:val="00781DE6"/>
    <w:rsid w:val="00782458"/>
    <w:rsid w:val="0078275A"/>
    <w:rsid w:val="0078314D"/>
    <w:rsid w:val="0078331B"/>
    <w:rsid w:val="007844C1"/>
    <w:rsid w:val="007845AD"/>
    <w:rsid w:val="00785462"/>
    <w:rsid w:val="0078591D"/>
    <w:rsid w:val="00785936"/>
    <w:rsid w:val="00785F1D"/>
    <w:rsid w:val="00785FB5"/>
    <w:rsid w:val="0078605E"/>
    <w:rsid w:val="007864D0"/>
    <w:rsid w:val="00790754"/>
    <w:rsid w:val="00790BA0"/>
    <w:rsid w:val="00791160"/>
    <w:rsid w:val="0079170F"/>
    <w:rsid w:val="00791BCE"/>
    <w:rsid w:val="00792BA8"/>
    <w:rsid w:val="00793E0B"/>
    <w:rsid w:val="00794D80"/>
    <w:rsid w:val="00796732"/>
    <w:rsid w:val="0079704C"/>
    <w:rsid w:val="0079787F"/>
    <w:rsid w:val="007A0A71"/>
    <w:rsid w:val="007A0BE4"/>
    <w:rsid w:val="007A1467"/>
    <w:rsid w:val="007A1E3E"/>
    <w:rsid w:val="007A1EB1"/>
    <w:rsid w:val="007A2189"/>
    <w:rsid w:val="007A2FEB"/>
    <w:rsid w:val="007A3CAE"/>
    <w:rsid w:val="007A46ED"/>
    <w:rsid w:val="007A4F1D"/>
    <w:rsid w:val="007A5064"/>
    <w:rsid w:val="007A5A4D"/>
    <w:rsid w:val="007A6124"/>
    <w:rsid w:val="007A626B"/>
    <w:rsid w:val="007A64DF"/>
    <w:rsid w:val="007A65E0"/>
    <w:rsid w:val="007B09C9"/>
    <w:rsid w:val="007B1145"/>
    <w:rsid w:val="007B18DA"/>
    <w:rsid w:val="007B1AD2"/>
    <w:rsid w:val="007B20B7"/>
    <w:rsid w:val="007B3012"/>
    <w:rsid w:val="007B3623"/>
    <w:rsid w:val="007B4334"/>
    <w:rsid w:val="007B46A6"/>
    <w:rsid w:val="007B4E14"/>
    <w:rsid w:val="007B53F7"/>
    <w:rsid w:val="007B54D3"/>
    <w:rsid w:val="007B5C88"/>
    <w:rsid w:val="007B5E90"/>
    <w:rsid w:val="007B6109"/>
    <w:rsid w:val="007B6E7D"/>
    <w:rsid w:val="007C00E2"/>
    <w:rsid w:val="007C1175"/>
    <w:rsid w:val="007C1416"/>
    <w:rsid w:val="007C14B2"/>
    <w:rsid w:val="007C24AA"/>
    <w:rsid w:val="007C39FD"/>
    <w:rsid w:val="007C3EA9"/>
    <w:rsid w:val="007C43B3"/>
    <w:rsid w:val="007C4805"/>
    <w:rsid w:val="007C5250"/>
    <w:rsid w:val="007C54D0"/>
    <w:rsid w:val="007C5BBD"/>
    <w:rsid w:val="007C5EF7"/>
    <w:rsid w:val="007C6A31"/>
    <w:rsid w:val="007C75CD"/>
    <w:rsid w:val="007D0344"/>
    <w:rsid w:val="007D1280"/>
    <w:rsid w:val="007D18FB"/>
    <w:rsid w:val="007D2289"/>
    <w:rsid w:val="007D4B64"/>
    <w:rsid w:val="007D5702"/>
    <w:rsid w:val="007D5F1E"/>
    <w:rsid w:val="007D6F1D"/>
    <w:rsid w:val="007E0BA0"/>
    <w:rsid w:val="007E0DA9"/>
    <w:rsid w:val="007E15CE"/>
    <w:rsid w:val="007E1CFA"/>
    <w:rsid w:val="007E228F"/>
    <w:rsid w:val="007E2399"/>
    <w:rsid w:val="007E2639"/>
    <w:rsid w:val="007E2B75"/>
    <w:rsid w:val="007E2D46"/>
    <w:rsid w:val="007E2FF0"/>
    <w:rsid w:val="007E3F4E"/>
    <w:rsid w:val="007E41AB"/>
    <w:rsid w:val="007E58A2"/>
    <w:rsid w:val="007E61F6"/>
    <w:rsid w:val="007E6E49"/>
    <w:rsid w:val="007E7B6F"/>
    <w:rsid w:val="007E7E2F"/>
    <w:rsid w:val="007F1952"/>
    <w:rsid w:val="007F1D2D"/>
    <w:rsid w:val="007F2449"/>
    <w:rsid w:val="007F24B1"/>
    <w:rsid w:val="007F3296"/>
    <w:rsid w:val="007F32BB"/>
    <w:rsid w:val="007F3880"/>
    <w:rsid w:val="007F5386"/>
    <w:rsid w:val="007F57E2"/>
    <w:rsid w:val="007F64BD"/>
    <w:rsid w:val="007F6602"/>
    <w:rsid w:val="007F7713"/>
    <w:rsid w:val="008002F6"/>
    <w:rsid w:val="00802537"/>
    <w:rsid w:val="00802708"/>
    <w:rsid w:val="00802A31"/>
    <w:rsid w:val="0080439C"/>
    <w:rsid w:val="008045BB"/>
    <w:rsid w:val="00804891"/>
    <w:rsid w:val="00805203"/>
    <w:rsid w:val="008055E7"/>
    <w:rsid w:val="00805EA3"/>
    <w:rsid w:val="008064DC"/>
    <w:rsid w:val="00806A59"/>
    <w:rsid w:val="008071AA"/>
    <w:rsid w:val="00807514"/>
    <w:rsid w:val="0081045F"/>
    <w:rsid w:val="0081061A"/>
    <w:rsid w:val="008107EC"/>
    <w:rsid w:val="00810EC8"/>
    <w:rsid w:val="00811120"/>
    <w:rsid w:val="008117FA"/>
    <w:rsid w:val="008119B2"/>
    <w:rsid w:val="00814586"/>
    <w:rsid w:val="0081691E"/>
    <w:rsid w:val="008169F0"/>
    <w:rsid w:val="00817499"/>
    <w:rsid w:val="008175F1"/>
    <w:rsid w:val="00817A7F"/>
    <w:rsid w:val="0082177E"/>
    <w:rsid w:val="00821D34"/>
    <w:rsid w:val="00822BAC"/>
    <w:rsid w:val="00823636"/>
    <w:rsid w:val="00823B3B"/>
    <w:rsid w:val="00824E9B"/>
    <w:rsid w:val="00824F9A"/>
    <w:rsid w:val="00825EF2"/>
    <w:rsid w:val="00826DF2"/>
    <w:rsid w:val="00827062"/>
    <w:rsid w:val="008304A1"/>
    <w:rsid w:val="00830963"/>
    <w:rsid w:val="00830DB7"/>
    <w:rsid w:val="00831F85"/>
    <w:rsid w:val="008328F2"/>
    <w:rsid w:val="00832FFE"/>
    <w:rsid w:val="00833ABD"/>
    <w:rsid w:val="00833BDF"/>
    <w:rsid w:val="00833C5B"/>
    <w:rsid w:val="00834B11"/>
    <w:rsid w:val="00835162"/>
    <w:rsid w:val="00836055"/>
    <w:rsid w:val="00836A12"/>
    <w:rsid w:val="00837A2F"/>
    <w:rsid w:val="00841043"/>
    <w:rsid w:val="008413E6"/>
    <w:rsid w:val="0084195D"/>
    <w:rsid w:val="00841CD9"/>
    <w:rsid w:val="008426C5"/>
    <w:rsid w:val="00843534"/>
    <w:rsid w:val="00843AE7"/>
    <w:rsid w:val="00845DF5"/>
    <w:rsid w:val="00846788"/>
    <w:rsid w:val="0084737D"/>
    <w:rsid w:val="00847F29"/>
    <w:rsid w:val="0085179C"/>
    <w:rsid w:val="00851CCA"/>
    <w:rsid w:val="0085206A"/>
    <w:rsid w:val="00853DC0"/>
    <w:rsid w:val="00854F13"/>
    <w:rsid w:val="008555D0"/>
    <w:rsid w:val="00856434"/>
    <w:rsid w:val="0085657B"/>
    <w:rsid w:val="008565D2"/>
    <w:rsid w:val="0085697E"/>
    <w:rsid w:val="0085750E"/>
    <w:rsid w:val="008600D9"/>
    <w:rsid w:val="008607E8"/>
    <w:rsid w:val="00862D61"/>
    <w:rsid w:val="0086316F"/>
    <w:rsid w:val="00863DF5"/>
    <w:rsid w:val="00864828"/>
    <w:rsid w:val="00865969"/>
    <w:rsid w:val="008666B5"/>
    <w:rsid w:val="00866849"/>
    <w:rsid w:val="00866AB3"/>
    <w:rsid w:val="00866B7B"/>
    <w:rsid w:val="00867740"/>
    <w:rsid w:val="0087016F"/>
    <w:rsid w:val="00870364"/>
    <w:rsid w:val="00870A23"/>
    <w:rsid w:val="00870C98"/>
    <w:rsid w:val="008717CF"/>
    <w:rsid w:val="008717D8"/>
    <w:rsid w:val="00871960"/>
    <w:rsid w:val="008719A1"/>
    <w:rsid w:val="008724BE"/>
    <w:rsid w:val="00872F25"/>
    <w:rsid w:val="00873D56"/>
    <w:rsid w:val="008742CE"/>
    <w:rsid w:val="00875159"/>
    <w:rsid w:val="0087657B"/>
    <w:rsid w:val="0087775F"/>
    <w:rsid w:val="00877FA7"/>
    <w:rsid w:val="00880015"/>
    <w:rsid w:val="008809CD"/>
    <w:rsid w:val="008815A8"/>
    <w:rsid w:val="00881657"/>
    <w:rsid w:val="0088403D"/>
    <w:rsid w:val="008842BF"/>
    <w:rsid w:val="008847CD"/>
    <w:rsid w:val="0088491E"/>
    <w:rsid w:val="00884C5F"/>
    <w:rsid w:val="00884DF0"/>
    <w:rsid w:val="00884F46"/>
    <w:rsid w:val="00885CCD"/>
    <w:rsid w:val="0088647F"/>
    <w:rsid w:val="00887E8C"/>
    <w:rsid w:val="00891347"/>
    <w:rsid w:val="00892742"/>
    <w:rsid w:val="00893693"/>
    <w:rsid w:val="008950A2"/>
    <w:rsid w:val="00895A72"/>
    <w:rsid w:val="008971F8"/>
    <w:rsid w:val="008A00E0"/>
    <w:rsid w:val="008A02FF"/>
    <w:rsid w:val="008A069B"/>
    <w:rsid w:val="008A0F90"/>
    <w:rsid w:val="008A20C2"/>
    <w:rsid w:val="008A26D1"/>
    <w:rsid w:val="008A3BAA"/>
    <w:rsid w:val="008A3DEB"/>
    <w:rsid w:val="008A55CF"/>
    <w:rsid w:val="008A69C2"/>
    <w:rsid w:val="008A6C0F"/>
    <w:rsid w:val="008A7145"/>
    <w:rsid w:val="008B17FF"/>
    <w:rsid w:val="008B21D9"/>
    <w:rsid w:val="008B25BA"/>
    <w:rsid w:val="008B4995"/>
    <w:rsid w:val="008B4D2F"/>
    <w:rsid w:val="008B5966"/>
    <w:rsid w:val="008B5AA9"/>
    <w:rsid w:val="008B729C"/>
    <w:rsid w:val="008C0886"/>
    <w:rsid w:val="008C0B1C"/>
    <w:rsid w:val="008C0C34"/>
    <w:rsid w:val="008C1519"/>
    <w:rsid w:val="008C2622"/>
    <w:rsid w:val="008C4723"/>
    <w:rsid w:val="008C5098"/>
    <w:rsid w:val="008C7282"/>
    <w:rsid w:val="008C76B9"/>
    <w:rsid w:val="008C7951"/>
    <w:rsid w:val="008D0C23"/>
    <w:rsid w:val="008D0C84"/>
    <w:rsid w:val="008D10A7"/>
    <w:rsid w:val="008D1892"/>
    <w:rsid w:val="008D1B97"/>
    <w:rsid w:val="008D58F5"/>
    <w:rsid w:val="008D5CDD"/>
    <w:rsid w:val="008D5E15"/>
    <w:rsid w:val="008D7089"/>
    <w:rsid w:val="008E02C0"/>
    <w:rsid w:val="008E02C3"/>
    <w:rsid w:val="008E06F7"/>
    <w:rsid w:val="008E0794"/>
    <w:rsid w:val="008E2AD7"/>
    <w:rsid w:val="008E2AEB"/>
    <w:rsid w:val="008E2CC1"/>
    <w:rsid w:val="008E2D3E"/>
    <w:rsid w:val="008E2D65"/>
    <w:rsid w:val="008E2EFB"/>
    <w:rsid w:val="008E3565"/>
    <w:rsid w:val="008E60C9"/>
    <w:rsid w:val="008E6D01"/>
    <w:rsid w:val="008F29C5"/>
    <w:rsid w:val="008F3167"/>
    <w:rsid w:val="008F31EB"/>
    <w:rsid w:val="008F3438"/>
    <w:rsid w:val="008F3B56"/>
    <w:rsid w:val="008F45A8"/>
    <w:rsid w:val="008F560A"/>
    <w:rsid w:val="008F57D9"/>
    <w:rsid w:val="008F593A"/>
    <w:rsid w:val="008F63D2"/>
    <w:rsid w:val="008F6526"/>
    <w:rsid w:val="008F6778"/>
    <w:rsid w:val="008F6B9E"/>
    <w:rsid w:val="008F7260"/>
    <w:rsid w:val="008F7758"/>
    <w:rsid w:val="009009A1"/>
    <w:rsid w:val="009009B9"/>
    <w:rsid w:val="00900A53"/>
    <w:rsid w:val="009015EF"/>
    <w:rsid w:val="00901E01"/>
    <w:rsid w:val="009022CF"/>
    <w:rsid w:val="00902F76"/>
    <w:rsid w:val="00903211"/>
    <w:rsid w:val="00906FCD"/>
    <w:rsid w:val="00910EAB"/>
    <w:rsid w:val="00910F0C"/>
    <w:rsid w:val="00910FCF"/>
    <w:rsid w:val="00911607"/>
    <w:rsid w:val="00912480"/>
    <w:rsid w:val="00913A18"/>
    <w:rsid w:val="0091475B"/>
    <w:rsid w:val="009155C9"/>
    <w:rsid w:val="00916231"/>
    <w:rsid w:val="009163FD"/>
    <w:rsid w:val="0091707A"/>
    <w:rsid w:val="00917CAE"/>
    <w:rsid w:val="009200DB"/>
    <w:rsid w:val="0092044E"/>
    <w:rsid w:val="0092073A"/>
    <w:rsid w:val="00920857"/>
    <w:rsid w:val="00922BF4"/>
    <w:rsid w:val="009232D0"/>
    <w:rsid w:val="00923D20"/>
    <w:rsid w:val="009242AA"/>
    <w:rsid w:val="00924881"/>
    <w:rsid w:val="00925B0E"/>
    <w:rsid w:val="0092623E"/>
    <w:rsid w:val="009268E1"/>
    <w:rsid w:val="00926C64"/>
    <w:rsid w:val="009272E3"/>
    <w:rsid w:val="00927A1F"/>
    <w:rsid w:val="00927BC8"/>
    <w:rsid w:val="00927CC2"/>
    <w:rsid w:val="00927DA3"/>
    <w:rsid w:val="009301AD"/>
    <w:rsid w:val="009309F9"/>
    <w:rsid w:val="00930E97"/>
    <w:rsid w:val="00931905"/>
    <w:rsid w:val="00931BA5"/>
    <w:rsid w:val="00931F9F"/>
    <w:rsid w:val="00932192"/>
    <w:rsid w:val="0093229B"/>
    <w:rsid w:val="00932319"/>
    <w:rsid w:val="00932B94"/>
    <w:rsid w:val="009336BB"/>
    <w:rsid w:val="00934BDF"/>
    <w:rsid w:val="00935462"/>
    <w:rsid w:val="00935D1E"/>
    <w:rsid w:val="00935F97"/>
    <w:rsid w:val="00936697"/>
    <w:rsid w:val="00936B69"/>
    <w:rsid w:val="00936C3A"/>
    <w:rsid w:val="00937036"/>
    <w:rsid w:val="00937097"/>
    <w:rsid w:val="0093769E"/>
    <w:rsid w:val="00937890"/>
    <w:rsid w:val="00940106"/>
    <w:rsid w:val="00940197"/>
    <w:rsid w:val="00942A09"/>
    <w:rsid w:val="00942D9C"/>
    <w:rsid w:val="009433FB"/>
    <w:rsid w:val="009440D7"/>
    <w:rsid w:val="0094410E"/>
    <w:rsid w:val="009443E3"/>
    <w:rsid w:val="00944A1D"/>
    <w:rsid w:val="00944A3C"/>
    <w:rsid w:val="00945136"/>
    <w:rsid w:val="00945A9C"/>
    <w:rsid w:val="00945BC0"/>
    <w:rsid w:val="00947FEC"/>
    <w:rsid w:val="00950F8B"/>
    <w:rsid w:val="009524B4"/>
    <w:rsid w:val="009531E0"/>
    <w:rsid w:val="0095328A"/>
    <w:rsid w:val="009535F4"/>
    <w:rsid w:val="00954991"/>
    <w:rsid w:val="00954E83"/>
    <w:rsid w:val="009556E6"/>
    <w:rsid w:val="00955906"/>
    <w:rsid w:val="00956A41"/>
    <w:rsid w:val="009628FE"/>
    <w:rsid w:val="009639A7"/>
    <w:rsid w:val="009639E5"/>
    <w:rsid w:val="00963D18"/>
    <w:rsid w:val="00963F12"/>
    <w:rsid w:val="00964571"/>
    <w:rsid w:val="009651FA"/>
    <w:rsid w:val="009656DD"/>
    <w:rsid w:val="00965E92"/>
    <w:rsid w:val="00966117"/>
    <w:rsid w:val="00966D96"/>
    <w:rsid w:val="009675C7"/>
    <w:rsid w:val="00967B5C"/>
    <w:rsid w:val="0097006B"/>
    <w:rsid w:val="0097054E"/>
    <w:rsid w:val="00970ABF"/>
    <w:rsid w:val="00970BB8"/>
    <w:rsid w:val="00970E63"/>
    <w:rsid w:val="009713E3"/>
    <w:rsid w:val="0097192E"/>
    <w:rsid w:val="0097214E"/>
    <w:rsid w:val="00972353"/>
    <w:rsid w:val="0097397D"/>
    <w:rsid w:val="00974442"/>
    <w:rsid w:val="00974A81"/>
    <w:rsid w:val="00976BCF"/>
    <w:rsid w:val="00976D84"/>
    <w:rsid w:val="00977294"/>
    <w:rsid w:val="00980F0D"/>
    <w:rsid w:val="00980F89"/>
    <w:rsid w:val="009831F5"/>
    <w:rsid w:val="00983B1C"/>
    <w:rsid w:val="00984874"/>
    <w:rsid w:val="009849EA"/>
    <w:rsid w:val="00984E39"/>
    <w:rsid w:val="009854F2"/>
    <w:rsid w:val="00985CAB"/>
    <w:rsid w:val="00986219"/>
    <w:rsid w:val="00986A8F"/>
    <w:rsid w:val="0098798F"/>
    <w:rsid w:val="009902EA"/>
    <w:rsid w:val="0099108C"/>
    <w:rsid w:val="009918B6"/>
    <w:rsid w:val="009926A8"/>
    <w:rsid w:val="00993E79"/>
    <w:rsid w:val="009940B3"/>
    <w:rsid w:val="0099681C"/>
    <w:rsid w:val="00996DCE"/>
    <w:rsid w:val="00996F36"/>
    <w:rsid w:val="009A05F9"/>
    <w:rsid w:val="009A0961"/>
    <w:rsid w:val="009A0F42"/>
    <w:rsid w:val="009A312A"/>
    <w:rsid w:val="009A3E88"/>
    <w:rsid w:val="009A3ECC"/>
    <w:rsid w:val="009A66F8"/>
    <w:rsid w:val="009A70D6"/>
    <w:rsid w:val="009B0173"/>
    <w:rsid w:val="009B0857"/>
    <w:rsid w:val="009B1AEF"/>
    <w:rsid w:val="009B2990"/>
    <w:rsid w:val="009B3315"/>
    <w:rsid w:val="009B3A72"/>
    <w:rsid w:val="009B3C04"/>
    <w:rsid w:val="009B406D"/>
    <w:rsid w:val="009B4C2C"/>
    <w:rsid w:val="009B4CDD"/>
    <w:rsid w:val="009B5DAA"/>
    <w:rsid w:val="009B5E17"/>
    <w:rsid w:val="009B60CB"/>
    <w:rsid w:val="009B78B1"/>
    <w:rsid w:val="009B79CD"/>
    <w:rsid w:val="009B7F7F"/>
    <w:rsid w:val="009C02D3"/>
    <w:rsid w:val="009C405E"/>
    <w:rsid w:val="009C4320"/>
    <w:rsid w:val="009C4FC2"/>
    <w:rsid w:val="009C5D6C"/>
    <w:rsid w:val="009C6B80"/>
    <w:rsid w:val="009C77C0"/>
    <w:rsid w:val="009D119B"/>
    <w:rsid w:val="009D2055"/>
    <w:rsid w:val="009D21B3"/>
    <w:rsid w:val="009D221D"/>
    <w:rsid w:val="009D2494"/>
    <w:rsid w:val="009D2C7D"/>
    <w:rsid w:val="009D31B7"/>
    <w:rsid w:val="009D3FCE"/>
    <w:rsid w:val="009D55B3"/>
    <w:rsid w:val="009D6392"/>
    <w:rsid w:val="009D7B9B"/>
    <w:rsid w:val="009E000B"/>
    <w:rsid w:val="009E0C78"/>
    <w:rsid w:val="009E15BB"/>
    <w:rsid w:val="009E1F35"/>
    <w:rsid w:val="009E1FC3"/>
    <w:rsid w:val="009E23C7"/>
    <w:rsid w:val="009E2BE0"/>
    <w:rsid w:val="009E3197"/>
    <w:rsid w:val="009E592C"/>
    <w:rsid w:val="009E5D29"/>
    <w:rsid w:val="009E78F1"/>
    <w:rsid w:val="009F00D5"/>
    <w:rsid w:val="009F0537"/>
    <w:rsid w:val="009F0976"/>
    <w:rsid w:val="009F28EE"/>
    <w:rsid w:val="009F2A8A"/>
    <w:rsid w:val="009F3766"/>
    <w:rsid w:val="009F3C34"/>
    <w:rsid w:val="009F3FA5"/>
    <w:rsid w:val="009F5C86"/>
    <w:rsid w:val="009F5D3E"/>
    <w:rsid w:val="009F5F53"/>
    <w:rsid w:val="009F7F08"/>
    <w:rsid w:val="00A0119B"/>
    <w:rsid w:val="00A01BB6"/>
    <w:rsid w:val="00A01C6E"/>
    <w:rsid w:val="00A01E04"/>
    <w:rsid w:val="00A0223E"/>
    <w:rsid w:val="00A02FF5"/>
    <w:rsid w:val="00A039C2"/>
    <w:rsid w:val="00A03C5E"/>
    <w:rsid w:val="00A03CC7"/>
    <w:rsid w:val="00A050B6"/>
    <w:rsid w:val="00A0522E"/>
    <w:rsid w:val="00A055BC"/>
    <w:rsid w:val="00A062F5"/>
    <w:rsid w:val="00A066AD"/>
    <w:rsid w:val="00A06F78"/>
    <w:rsid w:val="00A07F14"/>
    <w:rsid w:val="00A10437"/>
    <w:rsid w:val="00A1054C"/>
    <w:rsid w:val="00A1111C"/>
    <w:rsid w:val="00A11CF0"/>
    <w:rsid w:val="00A123C9"/>
    <w:rsid w:val="00A13183"/>
    <w:rsid w:val="00A14C1C"/>
    <w:rsid w:val="00A161AA"/>
    <w:rsid w:val="00A16503"/>
    <w:rsid w:val="00A16A9F"/>
    <w:rsid w:val="00A20A1D"/>
    <w:rsid w:val="00A21078"/>
    <w:rsid w:val="00A21679"/>
    <w:rsid w:val="00A2180F"/>
    <w:rsid w:val="00A2228B"/>
    <w:rsid w:val="00A22717"/>
    <w:rsid w:val="00A2346E"/>
    <w:rsid w:val="00A23847"/>
    <w:rsid w:val="00A23BEC"/>
    <w:rsid w:val="00A2444E"/>
    <w:rsid w:val="00A24478"/>
    <w:rsid w:val="00A24A9B"/>
    <w:rsid w:val="00A24F82"/>
    <w:rsid w:val="00A257C7"/>
    <w:rsid w:val="00A25B70"/>
    <w:rsid w:val="00A25B84"/>
    <w:rsid w:val="00A25D09"/>
    <w:rsid w:val="00A2650F"/>
    <w:rsid w:val="00A265A0"/>
    <w:rsid w:val="00A26E57"/>
    <w:rsid w:val="00A27422"/>
    <w:rsid w:val="00A3112B"/>
    <w:rsid w:val="00A32115"/>
    <w:rsid w:val="00A32CCB"/>
    <w:rsid w:val="00A32E63"/>
    <w:rsid w:val="00A33238"/>
    <w:rsid w:val="00A33E15"/>
    <w:rsid w:val="00A33FD7"/>
    <w:rsid w:val="00A345CE"/>
    <w:rsid w:val="00A348B4"/>
    <w:rsid w:val="00A34A4C"/>
    <w:rsid w:val="00A357E0"/>
    <w:rsid w:val="00A35BA7"/>
    <w:rsid w:val="00A365BA"/>
    <w:rsid w:val="00A36980"/>
    <w:rsid w:val="00A36D17"/>
    <w:rsid w:val="00A40A39"/>
    <w:rsid w:val="00A40B84"/>
    <w:rsid w:val="00A419F5"/>
    <w:rsid w:val="00A420B7"/>
    <w:rsid w:val="00A42215"/>
    <w:rsid w:val="00A42D89"/>
    <w:rsid w:val="00A42EB8"/>
    <w:rsid w:val="00A434FF"/>
    <w:rsid w:val="00A447D4"/>
    <w:rsid w:val="00A44F04"/>
    <w:rsid w:val="00A454EC"/>
    <w:rsid w:val="00A45D50"/>
    <w:rsid w:val="00A46B95"/>
    <w:rsid w:val="00A4734D"/>
    <w:rsid w:val="00A474C6"/>
    <w:rsid w:val="00A47694"/>
    <w:rsid w:val="00A47DC4"/>
    <w:rsid w:val="00A5053C"/>
    <w:rsid w:val="00A520E5"/>
    <w:rsid w:val="00A523D0"/>
    <w:rsid w:val="00A536D1"/>
    <w:rsid w:val="00A53CBF"/>
    <w:rsid w:val="00A54CA5"/>
    <w:rsid w:val="00A5542F"/>
    <w:rsid w:val="00A5566F"/>
    <w:rsid w:val="00A5599B"/>
    <w:rsid w:val="00A5608F"/>
    <w:rsid w:val="00A5718C"/>
    <w:rsid w:val="00A57673"/>
    <w:rsid w:val="00A57854"/>
    <w:rsid w:val="00A57C6B"/>
    <w:rsid w:val="00A6018B"/>
    <w:rsid w:val="00A603F2"/>
    <w:rsid w:val="00A61583"/>
    <w:rsid w:val="00A6241B"/>
    <w:rsid w:val="00A62E62"/>
    <w:rsid w:val="00A63C5A"/>
    <w:rsid w:val="00A650C8"/>
    <w:rsid w:val="00A6680B"/>
    <w:rsid w:val="00A6691C"/>
    <w:rsid w:val="00A66AEE"/>
    <w:rsid w:val="00A70469"/>
    <w:rsid w:val="00A70816"/>
    <w:rsid w:val="00A70B6D"/>
    <w:rsid w:val="00A70C0F"/>
    <w:rsid w:val="00A70E5E"/>
    <w:rsid w:val="00A7158F"/>
    <w:rsid w:val="00A738B4"/>
    <w:rsid w:val="00A73E36"/>
    <w:rsid w:val="00A747A2"/>
    <w:rsid w:val="00A754CB"/>
    <w:rsid w:val="00A77653"/>
    <w:rsid w:val="00A77695"/>
    <w:rsid w:val="00A8069E"/>
    <w:rsid w:val="00A80DCC"/>
    <w:rsid w:val="00A817B9"/>
    <w:rsid w:val="00A82817"/>
    <w:rsid w:val="00A82DB4"/>
    <w:rsid w:val="00A82F72"/>
    <w:rsid w:val="00A8322B"/>
    <w:rsid w:val="00A834CD"/>
    <w:rsid w:val="00A83687"/>
    <w:rsid w:val="00A83C38"/>
    <w:rsid w:val="00A841F1"/>
    <w:rsid w:val="00A86DEC"/>
    <w:rsid w:val="00A872A0"/>
    <w:rsid w:val="00A87D52"/>
    <w:rsid w:val="00A87F81"/>
    <w:rsid w:val="00A9030F"/>
    <w:rsid w:val="00A920E8"/>
    <w:rsid w:val="00A92D22"/>
    <w:rsid w:val="00A93861"/>
    <w:rsid w:val="00A9571B"/>
    <w:rsid w:val="00A95C1B"/>
    <w:rsid w:val="00A968D2"/>
    <w:rsid w:val="00A96C15"/>
    <w:rsid w:val="00A96C8C"/>
    <w:rsid w:val="00A99779"/>
    <w:rsid w:val="00AA15EC"/>
    <w:rsid w:val="00AA183E"/>
    <w:rsid w:val="00AA1DDB"/>
    <w:rsid w:val="00AA1F42"/>
    <w:rsid w:val="00AA22EB"/>
    <w:rsid w:val="00AA2C36"/>
    <w:rsid w:val="00AA3C77"/>
    <w:rsid w:val="00AA439B"/>
    <w:rsid w:val="00AA47CC"/>
    <w:rsid w:val="00AA4CAC"/>
    <w:rsid w:val="00AA51BB"/>
    <w:rsid w:val="00AA5639"/>
    <w:rsid w:val="00AA6237"/>
    <w:rsid w:val="00AA7695"/>
    <w:rsid w:val="00AB062F"/>
    <w:rsid w:val="00AB1059"/>
    <w:rsid w:val="00AB1ABD"/>
    <w:rsid w:val="00AB1B82"/>
    <w:rsid w:val="00AB2388"/>
    <w:rsid w:val="00AB4FAB"/>
    <w:rsid w:val="00AB5737"/>
    <w:rsid w:val="00AB64E7"/>
    <w:rsid w:val="00AB696F"/>
    <w:rsid w:val="00AB6D02"/>
    <w:rsid w:val="00AB7798"/>
    <w:rsid w:val="00AC11EA"/>
    <w:rsid w:val="00AC1BE6"/>
    <w:rsid w:val="00AC2F11"/>
    <w:rsid w:val="00AC385C"/>
    <w:rsid w:val="00AC50DC"/>
    <w:rsid w:val="00AC5249"/>
    <w:rsid w:val="00AC55BE"/>
    <w:rsid w:val="00AC57D6"/>
    <w:rsid w:val="00AC5C83"/>
    <w:rsid w:val="00AC60E6"/>
    <w:rsid w:val="00AC620A"/>
    <w:rsid w:val="00AD160A"/>
    <w:rsid w:val="00AD3853"/>
    <w:rsid w:val="00AD39C6"/>
    <w:rsid w:val="00AD3A2E"/>
    <w:rsid w:val="00AD5F24"/>
    <w:rsid w:val="00AD678D"/>
    <w:rsid w:val="00AD6B4C"/>
    <w:rsid w:val="00AD73F0"/>
    <w:rsid w:val="00AD756E"/>
    <w:rsid w:val="00AD7B22"/>
    <w:rsid w:val="00AD7EB5"/>
    <w:rsid w:val="00AE17F3"/>
    <w:rsid w:val="00AE3E94"/>
    <w:rsid w:val="00AE3EC3"/>
    <w:rsid w:val="00AE3FCB"/>
    <w:rsid w:val="00AE4D2C"/>
    <w:rsid w:val="00AE5955"/>
    <w:rsid w:val="00AE5CDB"/>
    <w:rsid w:val="00AE6BAE"/>
    <w:rsid w:val="00AE6C80"/>
    <w:rsid w:val="00AE73C5"/>
    <w:rsid w:val="00AE7586"/>
    <w:rsid w:val="00AE7852"/>
    <w:rsid w:val="00AE7904"/>
    <w:rsid w:val="00AE7CD0"/>
    <w:rsid w:val="00AE7D43"/>
    <w:rsid w:val="00AF059A"/>
    <w:rsid w:val="00AF0D4A"/>
    <w:rsid w:val="00AF0F51"/>
    <w:rsid w:val="00AF18EC"/>
    <w:rsid w:val="00AF39C8"/>
    <w:rsid w:val="00AF681F"/>
    <w:rsid w:val="00AF7ECE"/>
    <w:rsid w:val="00B003DF"/>
    <w:rsid w:val="00B005D4"/>
    <w:rsid w:val="00B008D6"/>
    <w:rsid w:val="00B00A73"/>
    <w:rsid w:val="00B00FE6"/>
    <w:rsid w:val="00B01274"/>
    <w:rsid w:val="00B02AF4"/>
    <w:rsid w:val="00B03B0D"/>
    <w:rsid w:val="00B04431"/>
    <w:rsid w:val="00B04441"/>
    <w:rsid w:val="00B045DE"/>
    <w:rsid w:val="00B050BD"/>
    <w:rsid w:val="00B0529E"/>
    <w:rsid w:val="00B06CCB"/>
    <w:rsid w:val="00B075F4"/>
    <w:rsid w:val="00B07778"/>
    <w:rsid w:val="00B106D1"/>
    <w:rsid w:val="00B11B65"/>
    <w:rsid w:val="00B11BA6"/>
    <w:rsid w:val="00B124D6"/>
    <w:rsid w:val="00B12AA6"/>
    <w:rsid w:val="00B12CB8"/>
    <w:rsid w:val="00B12DE6"/>
    <w:rsid w:val="00B13179"/>
    <w:rsid w:val="00B13D56"/>
    <w:rsid w:val="00B14F7D"/>
    <w:rsid w:val="00B154B1"/>
    <w:rsid w:val="00B15CA3"/>
    <w:rsid w:val="00B1748C"/>
    <w:rsid w:val="00B1764F"/>
    <w:rsid w:val="00B20144"/>
    <w:rsid w:val="00B20E83"/>
    <w:rsid w:val="00B21249"/>
    <w:rsid w:val="00B212E1"/>
    <w:rsid w:val="00B228A4"/>
    <w:rsid w:val="00B22E34"/>
    <w:rsid w:val="00B23108"/>
    <w:rsid w:val="00B2576C"/>
    <w:rsid w:val="00B261AB"/>
    <w:rsid w:val="00B26F69"/>
    <w:rsid w:val="00B27502"/>
    <w:rsid w:val="00B300B4"/>
    <w:rsid w:val="00B30F8B"/>
    <w:rsid w:val="00B310A0"/>
    <w:rsid w:val="00B329FE"/>
    <w:rsid w:val="00B32A2D"/>
    <w:rsid w:val="00B333D4"/>
    <w:rsid w:val="00B33538"/>
    <w:rsid w:val="00B33B4F"/>
    <w:rsid w:val="00B3424D"/>
    <w:rsid w:val="00B347D8"/>
    <w:rsid w:val="00B34C53"/>
    <w:rsid w:val="00B34F63"/>
    <w:rsid w:val="00B35319"/>
    <w:rsid w:val="00B35FF4"/>
    <w:rsid w:val="00B36643"/>
    <w:rsid w:val="00B36C74"/>
    <w:rsid w:val="00B372FF"/>
    <w:rsid w:val="00B3745E"/>
    <w:rsid w:val="00B37C55"/>
    <w:rsid w:val="00B41A66"/>
    <w:rsid w:val="00B425CE"/>
    <w:rsid w:val="00B428D3"/>
    <w:rsid w:val="00B4399B"/>
    <w:rsid w:val="00B43C40"/>
    <w:rsid w:val="00B44BA3"/>
    <w:rsid w:val="00B454D7"/>
    <w:rsid w:val="00B45F46"/>
    <w:rsid w:val="00B45FF7"/>
    <w:rsid w:val="00B460BC"/>
    <w:rsid w:val="00B4619D"/>
    <w:rsid w:val="00B46457"/>
    <w:rsid w:val="00B46D5E"/>
    <w:rsid w:val="00B47112"/>
    <w:rsid w:val="00B47343"/>
    <w:rsid w:val="00B47767"/>
    <w:rsid w:val="00B47998"/>
    <w:rsid w:val="00B47A4D"/>
    <w:rsid w:val="00B5009E"/>
    <w:rsid w:val="00B509D4"/>
    <w:rsid w:val="00B5483B"/>
    <w:rsid w:val="00B55AC1"/>
    <w:rsid w:val="00B5641F"/>
    <w:rsid w:val="00B5687A"/>
    <w:rsid w:val="00B56B96"/>
    <w:rsid w:val="00B56CCB"/>
    <w:rsid w:val="00B571BB"/>
    <w:rsid w:val="00B61734"/>
    <w:rsid w:val="00B61C53"/>
    <w:rsid w:val="00B62429"/>
    <w:rsid w:val="00B6270C"/>
    <w:rsid w:val="00B63C8C"/>
    <w:rsid w:val="00B64281"/>
    <w:rsid w:val="00B64380"/>
    <w:rsid w:val="00B66807"/>
    <w:rsid w:val="00B670FB"/>
    <w:rsid w:val="00B673F1"/>
    <w:rsid w:val="00B67455"/>
    <w:rsid w:val="00B67927"/>
    <w:rsid w:val="00B7028B"/>
    <w:rsid w:val="00B7076C"/>
    <w:rsid w:val="00B70C35"/>
    <w:rsid w:val="00B712F7"/>
    <w:rsid w:val="00B719EE"/>
    <w:rsid w:val="00B71B04"/>
    <w:rsid w:val="00B72063"/>
    <w:rsid w:val="00B72399"/>
    <w:rsid w:val="00B7274A"/>
    <w:rsid w:val="00B73291"/>
    <w:rsid w:val="00B7380A"/>
    <w:rsid w:val="00B764F7"/>
    <w:rsid w:val="00B769B7"/>
    <w:rsid w:val="00B77EB8"/>
    <w:rsid w:val="00B80FDD"/>
    <w:rsid w:val="00B81571"/>
    <w:rsid w:val="00B82392"/>
    <w:rsid w:val="00B8254E"/>
    <w:rsid w:val="00B82771"/>
    <w:rsid w:val="00B83510"/>
    <w:rsid w:val="00B83584"/>
    <w:rsid w:val="00B836A5"/>
    <w:rsid w:val="00B8476F"/>
    <w:rsid w:val="00B85CED"/>
    <w:rsid w:val="00B869B9"/>
    <w:rsid w:val="00B86D2E"/>
    <w:rsid w:val="00B872DF"/>
    <w:rsid w:val="00B87C8A"/>
    <w:rsid w:val="00B902F9"/>
    <w:rsid w:val="00B90372"/>
    <w:rsid w:val="00B919E7"/>
    <w:rsid w:val="00B91DCE"/>
    <w:rsid w:val="00B92067"/>
    <w:rsid w:val="00B927C5"/>
    <w:rsid w:val="00B93A73"/>
    <w:rsid w:val="00B93E14"/>
    <w:rsid w:val="00B941F6"/>
    <w:rsid w:val="00B946C9"/>
    <w:rsid w:val="00B94A37"/>
    <w:rsid w:val="00B95385"/>
    <w:rsid w:val="00B9554B"/>
    <w:rsid w:val="00BA04B8"/>
    <w:rsid w:val="00BA0752"/>
    <w:rsid w:val="00BA14D5"/>
    <w:rsid w:val="00BA1581"/>
    <w:rsid w:val="00BA16CF"/>
    <w:rsid w:val="00BA1878"/>
    <w:rsid w:val="00BA18B4"/>
    <w:rsid w:val="00BA25C7"/>
    <w:rsid w:val="00BA3454"/>
    <w:rsid w:val="00BA3497"/>
    <w:rsid w:val="00BA425C"/>
    <w:rsid w:val="00BA462B"/>
    <w:rsid w:val="00BA51BB"/>
    <w:rsid w:val="00BA5554"/>
    <w:rsid w:val="00BA556A"/>
    <w:rsid w:val="00BA59AC"/>
    <w:rsid w:val="00BA5B18"/>
    <w:rsid w:val="00BA5D68"/>
    <w:rsid w:val="00BA696A"/>
    <w:rsid w:val="00BA6D40"/>
    <w:rsid w:val="00BA7BD2"/>
    <w:rsid w:val="00BB0519"/>
    <w:rsid w:val="00BB0591"/>
    <w:rsid w:val="00BB109B"/>
    <w:rsid w:val="00BB13A4"/>
    <w:rsid w:val="00BB1719"/>
    <w:rsid w:val="00BB1BBD"/>
    <w:rsid w:val="00BB2B41"/>
    <w:rsid w:val="00BB2F7A"/>
    <w:rsid w:val="00BB3683"/>
    <w:rsid w:val="00BB36DB"/>
    <w:rsid w:val="00BB3AF9"/>
    <w:rsid w:val="00BB4268"/>
    <w:rsid w:val="00BB6014"/>
    <w:rsid w:val="00BB729E"/>
    <w:rsid w:val="00BB7636"/>
    <w:rsid w:val="00BB7739"/>
    <w:rsid w:val="00BB7EBA"/>
    <w:rsid w:val="00BC01CE"/>
    <w:rsid w:val="00BC144D"/>
    <w:rsid w:val="00BC2893"/>
    <w:rsid w:val="00BC2ADD"/>
    <w:rsid w:val="00BC2F3A"/>
    <w:rsid w:val="00BC34A1"/>
    <w:rsid w:val="00BC3CA6"/>
    <w:rsid w:val="00BC3E7C"/>
    <w:rsid w:val="00BC41C9"/>
    <w:rsid w:val="00BC47B6"/>
    <w:rsid w:val="00BC4E54"/>
    <w:rsid w:val="00BC58AE"/>
    <w:rsid w:val="00BC5F94"/>
    <w:rsid w:val="00BC75F5"/>
    <w:rsid w:val="00BC7A15"/>
    <w:rsid w:val="00BC7B28"/>
    <w:rsid w:val="00BD01AB"/>
    <w:rsid w:val="00BD124A"/>
    <w:rsid w:val="00BD1D23"/>
    <w:rsid w:val="00BD38BB"/>
    <w:rsid w:val="00BD6666"/>
    <w:rsid w:val="00BD66EA"/>
    <w:rsid w:val="00BD6EF0"/>
    <w:rsid w:val="00BD714D"/>
    <w:rsid w:val="00BE07FF"/>
    <w:rsid w:val="00BE080D"/>
    <w:rsid w:val="00BE11A0"/>
    <w:rsid w:val="00BE16FC"/>
    <w:rsid w:val="00BE1ED2"/>
    <w:rsid w:val="00BE2779"/>
    <w:rsid w:val="00BE3246"/>
    <w:rsid w:val="00BE4A49"/>
    <w:rsid w:val="00BE4C8E"/>
    <w:rsid w:val="00BE58FF"/>
    <w:rsid w:val="00BE5AFB"/>
    <w:rsid w:val="00BE66AD"/>
    <w:rsid w:val="00BE6E72"/>
    <w:rsid w:val="00BE7550"/>
    <w:rsid w:val="00BE75A9"/>
    <w:rsid w:val="00BF12AC"/>
    <w:rsid w:val="00BF1625"/>
    <w:rsid w:val="00BF1C00"/>
    <w:rsid w:val="00BF219E"/>
    <w:rsid w:val="00BF2D86"/>
    <w:rsid w:val="00BF37E9"/>
    <w:rsid w:val="00BF3CA6"/>
    <w:rsid w:val="00BF425D"/>
    <w:rsid w:val="00BF4ADB"/>
    <w:rsid w:val="00BF4F54"/>
    <w:rsid w:val="00BF50D0"/>
    <w:rsid w:val="00BF7302"/>
    <w:rsid w:val="00C00CFB"/>
    <w:rsid w:val="00C00ED3"/>
    <w:rsid w:val="00C01C92"/>
    <w:rsid w:val="00C01F67"/>
    <w:rsid w:val="00C02290"/>
    <w:rsid w:val="00C02A82"/>
    <w:rsid w:val="00C02CC8"/>
    <w:rsid w:val="00C033AD"/>
    <w:rsid w:val="00C03F7C"/>
    <w:rsid w:val="00C06AFB"/>
    <w:rsid w:val="00C06B33"/>
    <w:rsid w:val="00C07D69"/>
    <w:rsid w:val="00C11BB4"/>
    <w:rsid w:val="00C12244"/>
    <w:rsid w:val="00C12598"/>
    <w:rsid w:val="00C12C62"/>
    <w:rsid w:val="00C14698"/>
    <w:rsid w:val="00C14921"/>
    <w:rsid w:val="00C15FD5"/>
    <w:rsid w:val="00C1617F"/>
    <w:rsid w:val="00C165A1"/>
    <w:rsid w:val="00C16982"/>
    <w:rsid w:val="00C17A34"/>
    <w:rsid w:val="00C20568"/>
    <w:rsid w:val="00C20B74"/>
    <w:rsid w:val="00C20F6D"/>
    <w:rsid w:val="00C229D8"/>
    <w:rsid w:val="00C23097"/>
    <w:rsid w:val="00C24012"/>
    <w:rsid w:val="00C24089"/>
    <w:rsid w:val="00C2590F"/>
    <w:rsid w:val="00C2698A"/>
    <w:rsid w:val="00C27C3D"/>
    <w:rsid w:val="00C30079"/>
    <w:rsid w:val="00C31207"/>
    <w:rsid w:val="00C3123C"/>
    <w:rsid w:val="00C321A5"/>
    <w:rsid w:val="00C32674"/>
    <w:rsid w:val="00C32B12"/>
    <w:rsid w:val="00C35C60"/>
    <w:rsid w:val="00C363DB"/>
    <w:rsid w:val="00C36B8D"/>
    <w:rsid w:val="00C412E9"/>
    <w:rsid w:val="00C4143D"/>
    <w:rsid w:val="00C418FF"/>
    <w:rsid w:val="00C41E72"/>
    <w:rsid w:val="00C43930"/>
    <w:rsid w:val="00C44321"/>
    <w:rsid w:val="00C4436E"/>
    <w:rsid w:val="00C4467B"/>
    <w:rsid w:val="00C44806"/>
    <w:rsid w:val="00C45107"/>
    <w:rsid w:val="00C45CA4"/>
    <w:rsid w:val="00C46201"/>
    <w:rsid w:val="00C46756"/>
    <w:rsid w:val="00C46E76"/>
    <w:rsid w:val="00C47157"/>
    <w:rsid w:val="00C47834"/>
    <w:rsid w:val="00C47D12"/>
    <w:rsid w:val="00C50197"/>
    <w:rsid w:val="00C50BC1"/>
    <w:rsid w:val="00C5126E"/>
    <w:rsid w:val="00C5218A"/>
    <w:rsid w:val="00C523D5"/>
    <w:rsid w:val="00C5322A"/>
    <w:rsid w:val="00C54E89"/>
    <w:rsid w:val="00C552EA"/>
    <w:rsid w:val="00C553B7"/>
    <w:rsid w:val="00C5566A"/>
    <w:rsid w:val="00C56341"/>
    <w:rsid w:val="00C57012"/>
    <w:rsid w:val="00C57C24"/>
    <w:rsid w:val="00C57E30"/>
    <w:rsid w:val="00C60016"/>
    <w:rsid w:val="00C60CEC"/>
    <w:rsid w:val="00C6148D"/>
    <w:rsid w:val="00C62EA2"/>
    <w:rsid w:val="00C63288"/>
    <w:rsid w:val="00C6369B"/>
    <w:rsid w:val="00C63994"/>
    <w:rsid w:val="00C6526C"/>
    <w:rsid w:val="00C656DA"/>
    <w:rsid w:val="00C66014"/>
    <w:rsid w:val="00C701F3"/>
    <w:rsid w:val="00C7023D"/>
    <w:rsid w:val="00C70C18"/>
    <w:rsid w:val="00C710F8"/>
    <w:rsid w:val="00C718C6"/>
    <w:rsid w:val="00C7229D"/>
    <w:rsid w:val="00C725F9"/>
    <w:rsid w:val="00C727A9"/>
    <w:rsid w:val="00C72FA5"/>
    <w:rsid w:val="00C730CC"/>
    <w:rsid w:val="00C752B3"/>
    <w:rsid w:val="00C753E5"/>
    <w:rsid w:val="00C756DB"/>
    <w:rsid w:val="00C75AAA"/>
    <w:rsid w:val="00C7647B"/>
    <w:rsid w:val="00C76503"/>
    <w:rsid w:val="00C76A40"/>
    <w:rsid w:val="00C76E3D"/>
    <w:rsid w:val="00C7708A"/>
    <w:rsid w:val="00C80ADA"/>
    <w:rsid w:val="00C80E89"/>
    <w:rsid w:val="00C811C2"/>
    <w:rsid w:val="00C819D5"/>
    <w:rsid w:val="00C81DFB"/>
    <w:rsid w:val="00C83183"/>
    <w:rsid w:val="00C842A5"/>
    <w:rsid w:val="00C84553"/>
    <w:rsid w:val="00C85712"/>
    <w:rsid w:val="00C85739"/>
    <w:rsid w:val="00C863D1"/>
    <w:rsid w:val="00C86D07"/>
    <w:rsid w:val="00C902C0"/>
    <w:rsid w:val="00C90D10"/>
    <w:rsid w:val="00C9202C"/>
    <w:rsid w:val="00C92B98"/>
    <w:rsid w:val="00C93A92"/>
    <w:rsid w:val="00C93BCE"/>
    <w:rsid w:val="00C94C9C"/>
    <w:rsid w:val="00C951AB"/>
    <w:rsid w:val="00CA0D81"/>
    <w:rsid w:val="00CA2034"/>
    <w:rsid w:val="00CA2272"/>
    <w:rsid w:val="00CA45EE"/>
    <w:rsid w:val="00CA506D"/>
    <w:rsid w:val="00CA5487"/>
    <w:rsid w:val="00CA56FC"/>
    <w:rsid w:val="00CA5A1A"/>
    <w:rsid w:val="00CA5D61"/>
    <w:rsid w:val="00CA681E"/>
    <w:rsid w:val="00CA7451"/>
    <w:rsid w:val="00CA786F"/>
    <w:rsid w:val="00CB0B20"/>
    <w:rsid w:val="00CB0B39"/>
    <w:rsid w:val="00CB1153"/>
    <w:rsid w:val="00CB12DE"/>
    <w:rsid w:val="00CB1708"/>
    <w:rsid w:val="00CB2564"/>
    <w:rsid w:val="00CB27FC"/>
    <w:rsid w:val="00CB3393"/>
    <w:rsid w:val="00CB527D"/>
    <w:rsid w:val="00CB5522"/>
    <w:rsid w:val="00CB619B"/>
    <w:rsid w:val="00CB75EF"/>
    <w:rsid w:val="00CB7C83"/>
    <w:rsid w:val="00CC13A4"/>
    <w:rsid w:val="00CC14C7"/>
    <w:rsid w:val="00CC2162"/>
    <w:rsid w:val="00CC30C7"/>
    <w:rsid w:val="00CC355A"/>
    <w:rsid w:val="00CC38D4"/>
    <w:rsid w:val="00CC3D79"/>
    <w:rsid w:val="00CC50B3"/>
    <w:rsid w:val="00CC54F4"/>
    <w:rsid w:val="00CC62F9"/>
    <w:rsid w:val="00CC6780"/>
    <w:rsid w:val="00CD142A"/>
    <w:rsid w:val="00CD1C1B"/>
    <w:rsid w:val="00CD2A25"/>
    <w:rsid w:val="00CD2FA7"/>
    <w:rsid w:val="00CD3B36"/>
    <w:rsid w:val="00CD3C16"/>
    <w:rsid w:val="00CD3DA8"/>
    <w:rsid w:val="00CD41B7"/>
    <w:rsid w:val="00CD4537"/>
    <w:rsid w:val="00CD5399"/>
    <w:rsid w:val="00CD5800"/>
    <w:rsid w:val="00CD5E29"/>
    <w:rsid w:val="00CD5EDF"/>
    <w:rsid w:val="00CE0799"/>
    <w:rsid w:val="00CE0835"/>
    <w:rsid w:val="00CE08C8"/>
    <w:rsid w:val="00CE15BC"/>
    <w:rsid w:val="00CE3457"/>
    <w:rsid w:val="00CE46FA"/>
    <w:rsid w:val="00CE5452"/>
    <w:rsid w:val="00CE5EA3"/>
    <w:rsid w:val="00CE62B4"/>
    <w:rsid w:val="00CE66B8"/>
    <w:rsid w:val="00CE67D0"/>
    <w:rsid w:val="00CE68A7"/>
    <w:rsid w:val="00CE6E59"/>
    <w:rsid w:val="00CE6F6D"/>
    <w:rsid w:val="00CE77F1"/>
    <w:rsid w:val="00CF022A"/>
    <w:rsid w:val="00CF07D2"/>
    <w:rsid w:val="00CF111F"/>
    <w:rsid w:val="00CF20EE"/>
    <w:rsid w:val="00CF38B2"/>
    <w:rsid w:val="00CF4339"/>
    <w:rsid w:val="00CF4739"/>
    <w:rsid w:val="00CF6F33"/>
    <w:rsid w:val="00CF7931"/>
    <w:rsid w:val="00CF8CE7"/>
    <w:rsid w:val="00D00785"/>
    <w:rsid w:val="00D00A24"/>
    <w:rsid w:val="00D01D5C"/>
    <w:rsid w:val="00D02D12"/>
    <w:rsid w:val="00D03599"/>
    <w:rsid w:val="00D03802"/>
    <w:rsid w:val="00D049A7"/>
    <w:rsid w:val="00D04E0E"/>
    <w:rsid w:val="00D0523F"/>
    <w:rsid w:val="00D058DB"/>
    <w:rsid w:val="00D05D57"/>
    <w:rsid w:val="00D0647E"/>
    <w:rsid w:val="00D065F0"/>
    <w:rsid w:val="00D0680C"/>
    <w:rsid w:val="00D07B0D"/>
    <w:rsid w:val="00D07CA6"/>
    <w:rsid w:val="00D10D2F"/>
    <w:rsid w:val="00D1146B"/>
    <w:rsid w:val="00D12715"/>
    <w:rsid w:val="00D12FD0"/>
    <w:rsid w:val="00D13954"/>
    <w:rsid w:val="00D148D6"/>
    <w:rsid w:val="00D15F97"/>
    <w:rsid w:val="00D1700A"/>
    <w:rsid w:val="00D177DA"/>
    <w:rsid w:val="00D17855"/>
    <w:rsid w:val="00D20065"/>
    <w:rsid w:val="00D20E03"/>
    <w:rsid w:val="00D21240"/>
    <w:rsid w:val="00D21BC7"/>
    <w:rsid w:val="00D2230C"/>
    <w:rsid w:val="00D22FD6"/>
    <w:rsid w:val="00D23488"/>
    <w:rsid w:val="00D23601"/>
    <w:rsid w:val="00D23989"/>
    <w:rsid w:val="00D23BD8"/>
    <w:rsid w:val="00D2545D"/>
    <w:rsid w:val="00D26540"/>
    <w:rsid w:val="00D27C2A"/>
    <w:rsid w:val="00D304FF"/>
    <w:rsid w:val="00D3056E"/>
    <w:rsid w:val="00D30910"/>
    <w:rsid w:val="00D32B29"/>
    <w:rsid w:val="00D32B58"/>
    <w:rsid w:val="00D32F81"/>
    <w:rsid w:val="00D33400"/>
    <w:rsid w:val="00D33CDB"/>
    <w:rsid w:val="00D34921"/>
    <w:rsid w:val="00D34A49"/>
    <w:rsid w:val="00D34E77"/>
    <w:rsid w:val="00D37125"/>
    <w:rsid w:val="00D3739F"/>
    <w:rsid w:val="00D37AE8"/>
    <w:rsid w:val="00D40509"/>
    <w:rsid w:val="00D412EA"/>
    <w:rsid w:val="00D423F3"/>
    <w:rsid w:val="00D432F3"/>
    <w:rsid w:val="00D436AA"/>
    <w:rsid w:val="00D43F20"/>
    <w:rsid w:val="00D440D4"/>
    <w:rsid w:val="00D446CE"/>
    <w:rsid w:val="00D44BC7"/>
    <w:rsid w:val="00D46D9C"/>
    <w:rsid w:val="00D4775D"/>
    <w:rsid w:val="00D509DA"/>
    <w:rsid w:val="00D51F01"/>
    <w:rsid w:val="00D524F9"/>
    <w:rsid w:val="00D52D59"/>
    <w:rsid w:val="00D52E2A"/>
    <w:rsid w:val="00D53925"/>
    <w:rsid w:val="00D54019"/>
    <w:rsid w:val="00D540E5"/>
    <w:rsid w:val="00D54DFE"/>
    <w:rsid w:val="00D55687"/>
    <w:rsid w:val="00D55992"/>
    <w:rsid w:val="00D55AD1"/>
    <w:rsid w:val="00D5617C"/>
    <w:rsid w:val="00D56350"/>
    <w:rsid w:val="00D5715E"/>
    <w:rsid w:val="00D57C8A"/>
    <w:rsid w:val="00D604F5"/>
    <w:rsid w:val="00D60A6D"/>
    <w:rsid w:val="00D60C90"/>
    <w:rsid w:val="00D61220"/>
    <w:rsid w:val="00D618A5"/>
    <w:rsid w:val="00D61C79"/>
    <w:rsid w:val="00D61FFA"/>
    <w:rsid w:val="00D62037"/>
    <w:rsid w:val="00D62734"/>
    <w:rsid w:val="00D63574"/>
    <w:rsid w:val="00D63C8E"/>
    <w:rsid w:val="00D64980"/>
    <w:rsid w:val="00D64D76"/>
    <w:rsid w:val="00D64FD1"/>
    <w:rsid w:val="00D668D5"/>
    <w:rsid w:val="00D66B0C"/>
    <w:rsid w:val="00D6767D"/>
    <w:rsid w:val="00D67A97"/>
    <w:rsid w:val="00D700BC"/>
    <w:rsid w:val="00D70261"/>
    <w:rsid w:val="00D7108B"/>
    <w:rsid w:val="00D71866"/>
    <w:rsid w:val="00D73EA6"/>
    <w:rsid w:val="00D74AD9"/>
    <w:rsid w:val="00D7504E"/>
    <w:rsid w:val="00D762F8"/>
    <w:rsid w:val="00D774C4"/>
    <w:rsid w:val="00D77600"/>
    <w:rsid w:val="00D77DEB"/>
    <w:rsid w:val="00D77E2D"/>
    <w:rsid w:val="00D8087A"/>
    <w:rsid w:val="00D80997"/>
    <w:rsid w:val="00D81628"/>
    <w:rsid w:val="00D81C5B"/>
    <w:rsid w:val="00D82BE1"/>
    <w:rsid w:val="00D82D71"/>
    <w:rsid w:val="00D841B4"/>
    <w:rsid w:val="00D84539"/>
    <w:rsid w:val="00D84D4B"/>
    <w:rsid w:val="00D853BA"/>
    <w:rsid w:val="00D85730"/>
    <w:rsid w:val="00D86592"/>
    <w:rsid w:val="00D8738F"/>
    <w:rsid w:val="00D87EAA"/>
    <w:rsid w:val="00D9039E"/>
    <w:rsid w:val="00D92143"/>
    <w:rsid w:val="00D921E7"/>
    <w:rsid w:val="00D93121"/>
    <w:rsid w:val="00D937A4"/>
    <w:rsid w:val="00D9384B"/>
    <w:rsid w:val="00D93E5F"/>
    <w:rsid w:val="00D94353"/>
    <w:rsid w:val="00D944F1"/>
    <w:rsid w:val="00D949A7"/>
    <w:rsid w:val="00D951D1"/>
    <w:rsid w:val="00D95988"/>
    <w:rsid w:val="00D95FC0"/>
    <w:rsid w:val="00D9655D"/>
    <w:rsid w:val="00D96C2A"/>
    <w:rsid w:val="00D9712E"/>
    <w:rsid w:val="00D97E9D"/>
    <w:rsid w:val="00DA0287"/>
    <w:rsid w:val="00DA0564"/>
    <w:rsid w:val="00DA0824"/>
    <w:rsid w:val="00DA08CA"/>
    <w:rsid w:val="00DA0CFB"/>
    <w:rsid w:val="00DA1257"/>
    <w:rsid w:val="00DA1D18"/>
    <w:rsid w:val="00DA2222"/>
    <w:rsid w:val="00DA22D3"/>
    <w:rsid w:val="00DA22F7"/>
    <w:rsid w:val="00DA2589"/>
    <w:rsid w:val="00DA3778"/>
    <w:rsid w:val="00DA3A89"/>
    <w:rsid w:val="00DA52C8"/>
    <w:rsid w:val="00DA5745"/>
    <w:rsid w:val="00DA6611"/>
    <w:rsid w:val="00DA6C7E"/>
    <w:rsid w:val="00DA6D61"/>
    <w:rsid w:val="00DA7B6B"/>
    <w:rsid w:val="00DB0A55"/>
    <w:rsid w:val="00DB1E75"/>
    <w:rsid w:val="00DB1FA7"/>
    <w:rsid w:val="00DB2E62"/>
    <w:rsid w:val="00DB31BD"/>
    <w:rsid w:val="00DB392C"/>
    <w:rsid w:val="00DB4621"/>
    <w:rsid w:val="00DB5EC4"/>
    <w:rsid w:val="00DB6A74"/>
    <w:rsid w:val="00DB6B67"/>
    <w:rsid w:val="00DB6CBA"/>
    <w:rsid w:val="00DB71CC"/>
    <w:rsid w:val="00DB7451"/>
    <w:rsid w:val="00DB7A56"/>
    <w:rsid w:val="00DC1CB2"/>
    <w:rsid w:val="00DC2645"/>
    <w:rsid w:val="00DC2F57"/>
    <w:rsid w:val="00DC3BE3"/>
    <w:rsid w:val="00DC407A"/>
    <w:rsid w:val="00DC4786"/>
    <w:rsid w:val="00DC4C53"/>
    <w:rsid w:val="00DC5656"/>
    <w:rsid w:val="00DC63A0"/>
    <w:rsid w:val="00DD06F5"/>
    <w:rsid w:val="00DD0C83"/>
    <w:rsid w:val="00DD1340"/>
    <w:rsid w:val="00DD164F"/>
    <w:rsid w:val="00DD1BDC"/>
    <w:rsid w:val="00DD1DC7"/>
    <w:rsid w:val="00DD2FAC"/>
    <w:rsid w:val="00DD40F4"/>
    <w:rsid w:val="00DD4437"/>
    <w:rsid w:val="00DD49BC"/>
    <w:rsid w:val="00DD518E"/>
    <w:rsid w:val="00DD547C"/>
    <w:rsid w:val="00DD58C1"/>
    <w:rsid w:val="00DD5A9A"/>
    <w:rsid w:val="00DD6A6E"/>
    <w:rsid w:val="00DD753F"/>
    <w:rsid w:val="00DD7DF0"/>
    <w:rsid w:val="00DE0973"/>
    <w:rsid w:val="00DE1511"/>
    <w:rsid w:val="00DE18DF"/>
    <w:rsid w:val="00DE2D7C"/>
    <w:rsid w:val="00DE2ED8"/>
    <w:rsid w:val="00DE3D1D"/>
    <w:rsid w:val="00DE4A95"/>
    <w:rsid w:val="00DE4E92"/>
    <w:rsid w:val="00DE5050"/>
    <w:rsid w:val="00DE5878"/>
    <w:rsid w:val="00DE698E"/>
    <w:rsid w:val="00DE73DC"/>
    <w:rsid w:val="00DE75ED"/>
    <w:rsid w:val="00DE77C6"/>
    <w:rsid w:val="00DF13F9"/>
    <w:rsid w:val="00DF16D5"/>
    <w:rsid w:val="00DF213E"/>
    <w:rsid w:val="00DF275D"/>
    <w:rsid w:val="00DF2EA9"/>
    <w:rsid w:val="00DF3201"/>
    <w:rsid w:val="00DF3AEF"/>
    <w:rsid w:val="00DF4007"/>
    <w:rsid w:val="00DF4279"/>
    <w:rsid w:val="00DF5524"/>
    <w:rsid w:val="00DF573D"/>
    <w:rsid w:val="00DF6BD2"/>
    <w:rsid w:val="00DF7242"/>
    <w:rsid w:val="00DF73A2"/>
    <w:rsid w:val="00DF7BC2"/>
    <w:rsid w:val="00DF7F3A"/>
    <w:rsid w:val="00E00576"/>
    <w:rsid w:val="00E00977"/>
    <w:rsid w:val="00E00D03"/>
    <w:rsid w:val="00E00F3C"/>
    <w:rsid w:val="00E01ED2"/>
    <w:rsid w:val="00E0379F"/>
    <w:rsid w:val="00E03CA7"/>
    <w:rsid w:val="00E0435F"/>
    <w:rsid w:val="00E05E88"/>
    <w:rsid w:val="00E066CB"/>
    <w:rsid w:val="00E069C4"/>
    <w:rsid w:val="00E07D5C"/>
    <w:rsid w:val="00E07E6B"/>
    <w:rsid w:val="00E11750"/>
    <w:rsid w:val="00E1246E"/>
    <w:rsid w:val="00E13D8B"/>
    <w:rsid w:val="00E13DFB"/>
    <w:rsid w:val="00E13F45"/>
    <w:rsid w:val="00E1488F"/>
    <w:rsid w:val="00E14CE4"/>
    <w:rsid w:val="00E158E2"/>
    <w:rsid w:val="00E169B6"/>
    <w:rsid w:val="00E16A80"/>
    <w:rsid w:val="00E16C40"/>
    <w:rsid w:val="00E16E6E"/>
    <w:rsid w:val="00E172DC"/>
    <w:rsid w:val="00E207F1"/>
    <w:rsid w:val="00E2096C"/>
    <w:rsid w:val="00E219DE"/>
    <w:rsid w:val="00E21C8C"/>
    <w:rsid w:val="00E22137"/>
    <w:rsid w:val="00E22303"/>
    <w:rsid w:val="00E22968"/>
    <w:rsid w:val="00E239EE"/>
    <w:rsid w:val="00E24BDB"/>
    <w:rsid w:val="00E254A1"/>
    <w:rsid w:val="00E25B21"/>
    <w:rsid w:val="00E30A8B"/>
    <w:rsid w:val="00E314D9"/>
    <w:rsid w:val="00E31BF4"/>
    <w:rsid w:val="00E31CF2"/>
    <w:rsid w:val="00E32764"/>
    <w:rsid w:val="00E34912"/>
    <w:rsid w:val="00E34AE6"/>
    <w:rsid w:val="00E35F44"/>
    <w:rsid w:val="00E367D5"/>
    <w:rsid w:val="00E37713"/>
    <w:rsid w:val="00E378EF"/>
    <w:rsid w:val="00E43561"/>
    <w:rsid w:val="00E43E73"/>
    <w:rsid w:val="00E4430F"/>
    <w:rsid w:val="00E45D4A"/>
    <w:rsid w:val="00E4660D"/>
    <w:rsid w:val="00E468F5"/>
    <w:rsid w:val="00E46E4C"/>
    <w:rsid w:val="00E471E3"/>
    <w:rsid w:val="00E47F60"/>
    <w:rsid w:val="00E51603"/>
    <w:rsid w:val="00E52E44"/>
    <w:rsid w:val="00E539F9"/>
    <w:rsid w:val="00E54611"/>
    <w:rsid w:val="00E54D8F"/>
    <w:rsid w:val="00E554CF"/>
    <w:rsid w:val="00E558E9"/>
    <w:rsid w:val="00E55B43"/>
    <w:rsid w:val="00E57C6D"/>
    <w:rsid w:val="00E57D73"/>
    <w:rsid w:val="00E60B03"/>
    <w:rsid w:val="00E60B72"/>
    <w:rsid w:val="00E60F1E"/>
    <w:rsid w:val="00E61AC7"/>
    <w:rsid w:val="00E62B71"/>
    <w:rsid w:val="00E63962"/>
    <w:rsid w:val="00E6412F"/>
    <w:rsid w:val="00E64158"/>
    <w:rsid w:val="00E646AF"/>
    <w:rsid w:val="00E649F5"/>
    <w:rsid w:val="00E6500B"/>
    <w:rsid w:val="00E66A97"/>
    <w:rsid w:val="00E70022"/>
    <w:rsid w:val="00E70120"/>
    <w:rsid w:val="00E704F7"/>
    <w:rsid w:val="00E71662"/>
    <w:rsid w:val="00E71800"/>
    <w:rsid w:val="00E728D9"/>
    <w:rsid w:val="00E72DD9"/>
    <w:rsid w:val="00E73232"/>
    <w:rsid w:val="00E735CC"/>
    <w:rsid w:val="00E739AF"/>
    <w:rsid w:val="00E73D72"/>
    <w:rsid w:val="00E73F29"/>
    <w:rsid w:val="00E743FC"/>
    <w:rsid w:val="00E748CF"/>
    <w:rsid w:val="00E74F92"/>
    <w:rsid w:val="00E75B09"/>
    <w:rsid w:val="00E75EAD"/>
    <w:rsid w:val="00E75F15"/>
    <w:rsid w:val="00E75FE3"/>
    <w:rsid w:val="00E76579"/>
    <w:rsid w:val="00E7713C"/>
    <w:rsid w:val="00E77191"/>
    <w:rsid w:val="00E77430"/>
    <w:rsid w:val="00E7789A"/>
    <w:rsid w:val="00E77CF1"/>
    <w:rsid w:val="00E800CB"/>
    <w:rsid w:val="00E81015"/>
    <w:rsid w:val="00E811E2"/>
    <w:rsid w:val="00E81EF4"/>
    <w:rsid w:val="00E82408"/>
    <w:rsid w:val="00E834F9"/>
    <w:rsid w:val="00E84E5B"/>
    <w:rsid w:val="00E85176"/>
    <w:rsid w:val="00E859DB"/>
    <w:rsid w:val="00E85B8E"/>
    <w:rsid w:val="00E8608A"/>
    <w:rsid w:val="00E864DA"/>
    <w:rsid w:val="00E8730B"/>
    <w:rsid w:val="00E87CA4"/>
    <w:rsid w:val="00E904ED"/>
    <w:rsid w:val="00E90A16"/>
    <w:rsid w:val="00E92060"/>
    <w:rsid w:val="00E933D9"/>
    <w:rsid w:val="00E9367A"/>
    <w:rsid w:val="00E93735"/>
    <w:rsid w:val="00E95CCC"/>
    <w:rsid w:val="00E96175"/>
    <w:rsid w:val="00E96CF6"/>
    <w:rsid w:val="00E973B5"/>
    <w:rsid w:val="00E97C77"/>
    <w:rsid w:val="00EA02FE"/>
    <w:rsid w:val="00EA0815"/>
    <w:rsid w:val="00EA0C44"/>
    <w:rsid w:val="00EA0C6B"/>
    <w:rsid w:val="00EA1958"/>
    <w:rsid w:val="00EA21FF"/>
    <w:rsid w:val="00EA274C"/>
    <w:rsid w:val="00EA2FA2"/>
    <w:rsid w:val="00EA311B"/>
    <w:rsid w:val="00EA3382"/>
    <w:rsid w:val="00EA354C"/>
    <w:rsid w:val="00EA3777"/>
    <w:rsid w:val="00EA4149"/>
    <w:rsid w:val="00EA4D53"/>
    <w:rsid w:val="00EA50AA"/>
    <w:rsid w:val="00EA52A6"/>
    <w:rsid w:val="00EB01EC"/>
    <w:rsid w:val="00EB07C6"/>
    <w:rsid w:val="00EB0BB4"/>
    <w:rsid w:val="00EB24E8"/>
    <w:rsid w:val="00EB34DC"/>
    <w:rsid w:val="00EB39A0"/>
    <w:rsid w:val="00EB3E74"/>
    <w:rsid w:val="00EB4ADC"/>
    <w:rsid w:val="00EB554E"/>
    <w:rsid w:val="00EB6864"/>
    <w:rsid w:val="00EB7421"/>
    <w:rsid w:val="00EB7D02"/>
    <w:rsid w:val="00EB7D98"/>
    <w:rsid w:val="00EB7F34"/>
    <w:rsid w:val="00EC145B"/>
    <w:rsid w:val="00EC1B85"/>
    <w:rsid w:val="00EC1C10"/>
    <w:rsid w:val="00EC201A"/>
    <w:rsid w:val="00EC3B4C"/>
    <w:rsid w:val="00EC425F"/>
    <w:rsid w:val="00EC692F"/>
    <w:rsid w:val="00EC7549"/>
    <w:rsid w:val="00EC7916"/>
    <w:rsid w:val="00EC7F6F"/>
    <w:rsid w:val="00ED0825"/>
    <w:rsid w:val="00ED278E"/>
    <w:rsid w:val="00ED32FF"/>
    <w:rsid w:val="00ED35E8"/>
    <w:rsid w:val="00ED3C4C"/>
    <w:rsid w:val="00ED3C7C"/>
    <w:rsid w:val="00ED3D25"/>
    <w:rsid w:val="00ED3FAA"/>
    <w:rsid w:val="00ED5742"/>
    <w:rsid w:val="00ED5C53"/>
    <w:rsid w:val="00EE04FA"/>
    <w:rsid w:val="00EE0528"/>
    <w:rsid w:val="00EE080F"/>
    <w:rsid w:val="00EE0BAE"/>
    <w:rsid w:val="00EE0FF0"/>
    <w:rsid w:val="00EE17B9"/>
    <w:rsid w:val="00EE214A"/>
    <w:rsid w:val="00EE21E8"/>
    <w:rsid w:val="00EE26EC"/>
    <w:rsid w:val="00EE3847"/>
    <w:rsid w:val="00EE3A7C"/>
    <w:rsid w:val="00EE4EEF"/>
    <w:rsid w:val="00EE4F94"/>
    <w:rsid w:val="00EE5DFF"/>
    <w:rsid w:val="00EE767F"/>
    <w:rsid w:val="00EE79B7"/>
    <w:rsid w:val="00EE79E2"/>
    <w:rsid w:val="00EE7C9B"/>
    <w:rsid w:val="00EE7F7E"/>
    <w:rsid w:val="00EF0987"/>
    <w:rsid w:val="00EF180D"/>
    <w:rsid w:val="00EF209E"/>
    <w:rsid w:val="00EF27FC"/>
    <w:rsid w:val="00EF2A38"/>
    <w:rsid w:val="00EF2C47"/>
    <w:rsid w:val="00EF2FCE"/>
    <w:rsid w:val="00EF3377"/>
    <w:rsid w:val="00EF3D7E"/>
    <w:rsid w:val="00EF4388"/>
    <w:rsid w:val="00EF46B6"/>
    <w:rsid w:val="00EF4B06"/>
    <w:rsid w:val="00EF55A8"/>
    <w:rsid w:val="00EF5E88"/>
    <w:rsid w:val="00EF64F4"/>
    <w:rsid w:val="00EF6A74"/>
    <w:rsid w:val="00EF7091"/>
    <w:rsid w:val="00EF71AF"/>
    <w:rsid w:val="00EF7294"/>
    <w:rsid w:val="00EF77D3"/>
    <w:rsid w:val="00EF7A1C"/>
    <w:rsid w:val="00EF7D49"/>
    <w:rsid w:val="00F018FE"/>
    <w:rsid w:val="00F01B57"/>
    <w:rsid w:val="00F01C8B"/>
    <w:rsid w:val="00F0207D"/>
    <w:rsid w:val="00F020BB"/>
    <w:rsid w:val="00F02BAD"/>
    <w:rsid w:val="00F02D9A"/>
    <w:rsid w:val="00F037C9"/>
    <w:rsid w:val="00F055D1"/>
    <w:rsid w:val="00F065FF"/>
    <w:rsid w:val="00F06F47"/>
    <w:rsid w:val="00F0722F"/>
    <w:rsid w:val="00F075CA"/>
    <w:rsid w:val="00F106DD"/>
    <w:rsid w:val="00F10C46"/>
    <w:rsid w:val="00F12409"/>
    <w:rsid w:val="00F12ADC"/>
    <w:rsid w:val="00F12D7C"/>
    <w:rsid w:val="00F12D98"/>
    <w:rsid w:val="00F1314F"/>
    <w:rsid w:val="00F16150"/>
    <w:rsid w:val="00F16FAD"/>
    <w:rsid w:val="00F17402"/>
    <w:rsid w:val="00F17E03"/>
    <w:rsid w:val="00F20292"/>
    <w:rsid w:val="00F2108A"/>
    <w:rsid w:val="00F218EB"/>
    <w:rsid w:val="00F2253F"/>
    <w:rsid w:val="00F22AB8"/>
    <w:rsid w:val="00F22F0A"/>
    <w:rsid w:val="00F23EA7"/>
    <w:rsid w:val="00F245E4"/>
    <w:rsid w:val="00F24F08"/>
    <w:rsid w:val="00F25947"/>
    <w:rsid w:val="00F265E0"/>
    <w:rsid w:val="00F268C1"/>
    <w:rsid w:val="00F26B11"/>
    <w:rsid w:val="00F272DB"/>
    <w:rsid w:val="00F27326"/>
    <w:rsid w:val="00F276CA"/>
    <w:rsid w:val="00F277F9"/>
    <w:rsid w:val="00F27AD5"/>
    <w:rsid w:val="00F27E7F"/>
    <w:rsid w:val="00F3159A"/>
    <w:rsid w:val="00F315A8"/>
    <w:rsid w:val="00F31C0A"/>
    <w:rsid w:val="00F3230B"/>
    <w:rsid w:val="00F328C2"/>
    <w:rsid w:val="00F341C7"/>
    <w:rsid w:val="00F34788"/>
    <w:rsid w:val="00F34A70"/>
    <w:rsid w:val="00F3525E"/>
    <w:rsid w:val="00F356F0"/>
    <w:rsid w:val="00F35AC4"/>
    <w:rsid w:val="00F367A9"/>
    <w:rsid w:val="00F36B94"/>
    <w:rsid w:val="00F3705C"/>
    <w:rsid w:val="00F3735D"/>
    <w:rsid w:val="00F379F6"/>
    <w:rsid w:val="00F37AA8"/>
    <w:rsid w:val="00F37D15"/>
    <w:rsid w:val="00F40302"/>
    <w:rsid w:val="00F4074F"/>
    <w:rsid w:val="00F4080D"/>
    <w:rsid w:val="00F40FC0"/>
    <w:rsid w:val="00F4144B"/>
    <w:rsid w:val="00F41AC5"/>
    <w:rsid w:val="00F42747"/>
    <w:rsid w:val="00F42AF0"/>
    <w:rsid w:val="00F43BFD"/>
    <w:rsid w:val="00F449FF"/>
    <w:rsid w:val="00F44C1A"/>
    <w:rsid w:val="00F45AD9"/>
    <w:rsid w:val="00F469B3"/>
    <w:rsid w:val="00F46D83"/>
    <w:rsid w:val="00F475F2"/>
    <w:rsid w:val="00F5053C"/>
    <w:rsid w:val="00F51433"/>
    <w:rsid w:val="00F5143B"/>
    <w:rsid w:val="00F5291C"/>
    <w:rsid w:val="00F52EA9"/>
    <w:rsid w:val="00F548B3"/>
    <w:rsid w:val="00F55BCA"/>
    <w:rsid w:val="00F572CA"/>
    <w:rsid w:val="00F57710"/>
    <w:rsid w:val="00F57DBB"/>
    <w:rsid w:val="00F57F30"/>
    <w:rsid w:val="00F57F36"/>
    <w:rsid w:val="00F60C33"/>
    <w:rsid w:val="00F60ECF"/>
    <w:rsid w:val="00F61320"/>
    <w:rsid w:val="00F62628"/>
    <w:rsid w:val="00F6293E"/>
    <w:rsid w:val="00F62E85"/>
    <w:rsid w:val="00F63356"/>
    <w:rsid w:val="00F64123"/>
    <w:rsid w:val="00F64F69"/>
    <w:rsid w:val="00F6543C"/>
    <w:rsid w:val="00F65D06"/>
    <w:rsid w:val="00F6674E"/>
    <w:rsid w:val="00F66B1C"/>
    <w:rsid w:val="00F673E3"/>
    <w:rsid w:val="00F67750"/>
    <w:rsid w:val="00F708DD"/>
    <w:rsid w:val="00F70A55"/>
    <w:rsid w:val="00F70DF9"/>
    <w:rsid w:val="00F72463"/>
    <w:rsid w:val="00F72AEF"/>
    <w:rsid w:val="00F74713"/>
    <w:rsid w:val="00F74782"/>
    <w:rsid w:val="00F75789"/>
    <w:rsid w:val="00F75AD3"/>
    <w:rsid w:val="00F75EE2"/>
    <w:rsid w:val="00F77E1B"/>
    <w:rsid w:val="00F81537"/>
    <w:rsid w:val="00F81DC1"/>
    <w:rsid w:val="00F81F81"/>
    <w:rsid w:val="00F821FD"/>
    <w:rsid w:val="00F825F8"/>
    <w:rsid w:val="00F826FB"/>
    <w:rsid w:val="00F83374"/>
    <w:rsid w:val="00F84B44"/>
    <w:rsid w:val="00F84B59"/>
    <w:rsid w:val="00F84CA1"/>
    <w:rsid w:val="00F8584C"/>
    <w:rsid w:val="00F86253"/>
    <w:rsid w:val="00F86B35"/>
    <w:rsid w:val="00F87117"/>
    <w:rsid w:val="00F8724B"/>
    <w:rsid w:val="00F87B60"/>
    <w:rsid w:val="00F900CA"/>
    <w:rsid w:val="00F90483"/>
    <w:rsid w:val="00F91932"/>
    <w:rsid w:val="00F91E6A"/>
    <w:rsid w:val="00F92327"/>
    <w:rsid w:val="00F93D1C"/>
    <w:rsid w:val="00F93F8B"/>
    <w:rsid w:val="00F9435C"/>
    <w:rsid w:val="00F95637"/>
    <w:rsid w:val="00F96D88"/>
    <w:rsid w:val="00F97498"/>
    <w:rsid w:val="00F975C4"/>
    <w:rsid w:val="00FA0404"/>
    <w:rsid w:val="00FA0B75"/>
    <w:rsid w:val="00FA0F37"/>
    <w:rsid w:val="00FA27E3"/>
    <w:rsid w:val="00FA2B18"/>
    <w:rsid w:val="00FA3352"/>
    <w:rsid w:val="00FA389F"/>
    <w:rsid w:val="00FA3D81"/>
    <w:rsid w:val="00FA4415"/>
    <w:rsid w:val="00FA45AF"/>
    <w:rsid w:val="00FA5887"/>
    <w:rsid w:val="00FA652A"/>
    <w:rsid w:val="00FA6BBE"/>
    <w:rsid w:val="00FA6FA8"/>
    <w:rsid w:val="00FA7378"/>
    <w:rsid w:val="00FB04E8"/>
    <w:rsid w:val="00FB0969"/>
    <w:rsid w:val="00FB0B18"/>
    <w:rsid w:val="00FB11F1"/>
    <w:rsid w:val="00FB1D57"/>
    <w:rsid w:val="00FB1D58"/>
    <w:rsid w:val="00FB2053"/>
    <w:rsid w:val="00FB265B"/>
    <w:rsid w:val="00FB286B"/>
    <w:rsid w:val="00FB29D0"/>
    <w:rsid w:val="00FB2D35"/>
    <w:rsid w:val="00FB34A3"/>
    <w:rsid w:val="00FB3C49"/>
    <w:rsid w:val="00FB4C01"/>
    <w:rsid w:val="00FB68FF"/>
    <w:rsid w:val="00FB6D69"/>
    <w:rsid w:val="00FB7721"/>
    <w:rsid w:val="00FC15E3"/>
    <w:rsid w:val="00FC17D7"/>
    <w:rsid w:val="00FC1AE4"/>
    <w:rsid w:val="00FC1D89"/>
    <w:rsid w:val="00FC209F"/>
    <w:rsid w:val="00FC2C1E"/>
    <w:rsid w:val="00FC397F"/>
    <w:rsid w:val="00FC4D5C"/>
    <w:rsid w:val="00FC4E18"/>
    <w:rsid w:val="00FC68D0"/>
    <w:rsid w:val="00FD02AC"/>
    <w:rsid w:val="00FD03ED"/>
    <w:rsid w:val="00FD0680"/>
    <w:rsid w:val="00FD0709"/>
    <w:rsid w:val="00FD0910"/>
    <w:rsid w:val="00FD1274"/>
    <w:rsid w:val="00FD1518"/>
    <w:rsid w:val="00FD1890"/>
    <w:rsid w:val="00FD222E"/>
    <w:rsid w:val="00FD2857"/>
    <w:rsid w:val="00FD38AA"/>
    <w:rsid w:val="00FD3B60"/>
    <w:rsid w:val="00FD4EAF"/>
    <w:rsid w:val="00FD52A1"/>
    <w:rsid w:val="00FD59C6"/>
    <w:rsid w:val="00FD5A60"/>
    <w:rsid w:val="00FD5B01"/>
    <w:rsid w:val="00FD5EC9"/>
    <w:rsid w:val="00FD61E5"/>
    <w:rsid w:val="00FD658C"/>
    <w:rsid w:val="00FD72E6"/>
    <w:rsid w:val="00FD75E4"/>
    <w:rsid w:val="00FE01E6"/>
    <w:rsid w:val="00FE05CD"/>
    <w:rsid w:val="00FE1456"/>
    <w:rsid w:val="00FE1E09"/>
    <w:rsid w:val="00FE2B23"/>
    <w:rsid w:val="00FE4A3B"/>
    <w:rsid w:val="00FE4B9D"/>
    <w:rsid w:val="00FE5755"/>
    <w:rsid w:val="00FE5D81"/>
    <w:rsid w:val="00FE6717"/>
    <w:rsid w:val="00FE6F99"/>
    <w:rsid w:val="00FE75C8"/>
    <w:rsid w:val="00FF0204"/>
    <w:rsid w:val="00FF06CB"/>
    <w:rsid w:val="00FF0CC9"/>
    <w:rsid w:val="00FF1378"/>
    <w:rsid w:val="00FF1405"/>
    <w:rsid w:val="00FF23D1"/>
    <w:rsid w:val="00FF2AEE"/>
    <w:rsid w:val="00FF42A8"/>
    <w:rsid w:val="00FF50D8"/>
    <w:rsid w:val="00FF5181"/>
    <w:rsid w:val="00FF5FAD"/>
    <w:rsid w:val="00FF64C7"/>
    <w:rsid w:val="00FF7B86"/>
    <w:rsid w:val="00FF7BF6"/>
    <w:rsid w:val="010197AD"/>
    <w:rsid w:val="0109D4D7"/>
    <w:rsid w:val="010F4EB3"/>
    <w:rsid w:val="010FFC87"/>
    <w:rsid w:val="01100448"/>
    <w:rsid w:val="011E555A"/>
    <w:rsid w:val="0129D018"/>
    <w:rsid w:val="012C8807"/>
    <w:rsid w:val="0144CC9C"/>
    <w:rsid w:val="017C2804"/>
    <w:rsid w:val="01844FAB"/>
    <w:rsid w:val="0194F084"/>
    <w:rsid w:val="019A496A"/>
    <w:rsid w:val="01B4D1BB"/>
    <w:rsid w:val="01B85B1F"/>
    <w:rsid w:val="01C65830"/>
    <w:rsid w:val="01D2BB9F"/>
    <w:rsid w:val="01D84D29"/>
    <w:rsid w:val="01DF34A8"/>
    <w:rsid w:val="01F503FE"/>
    <w:rsid w:val="020ECAA6"/>
    <w:rsid w:val="020EDF7E"/>
    <w:rsid w:val="02124F32"/>
    <w:rsid w:val="022B770A"/>
    <w:rsid w:val="022BB473"/>
    <w:rsid w:val="025C377B"/>
    <w:rsid w:val="02602C73"/>
    <w:rsid w:val="0262B138"/>
    <w:rsid w:val="02630CE0"/>
    <w:rsid w:val="026CFECA"/>
    <w:rsid w:val="02743985"/>
    <w:rsid w:val="0277D88F"/>
    <w:rsid w:val="027C1F38"/>
    <w:rsid w:val="02817175"/>
    <w:rsid w:val="028B9FA7"/>
    <w:rsid w:val="0298A2F7"/>
    <w:rsid w:val="02AAB080"/>
    <w:rsid w:val="02C2D681"/>
    <w:rsid w:val="02C3F44D"/>
    <w:rsid w:val="02C71CBF"/>
    <w:rsid w:val="02D7A33B"/>
    <w:rsid w:val="02F928CA"/>
    <w:rsid w:val="03186DA8"/>
    <w:rsid w:val="031C5F1F"/>
    <w:rsid w:val="031EEC77"/>
    <w:rsid w:val="03332CC3"/>
    <w:rsid w:val="033FB1E8"/>
    <w:rsid w:val="034AFE86"/>
    <w:rsid w:val="03550A36"/>
    <w:rsid w:val="035580A8"/>
    <w:rsid w:val="03588278"/>
    <w:rsid w:val="037762BE"/>
    <w:rsid w:val="03B5CF2B"/>
    <w:rsid w:val="03B7F713"/>
    <w:rsid w:val="03BCF066"/>
    <w:rsid w:val="03DA4C43"/>
    <w:rsid w:val="03E8899F"/>
    <w:rsid w:val="03ED0776"/>
    <w:rsid w:val="03FC6069"/>
    <w:rsid w:val="04022944"/>
    <w:rsid w:val="0402C4B3"/>
    <w:rsid w:val="04045755"/>
    <w:rsid w:val="0410C05B"/>
    <w:rsid w:val="0458EBE1"/>
    <w:rsid w:val="0460CABF"/>
    <w:rsid w:val="046CD083"/>
    <w:rsid w:val="0488A671"/>
    <w:rsid w:val="04991D22"/>
    <w:rsid w:val="049DB852"/>
    <w:rsid w:val="04B150A0"/>
    <w:rsid w:val="04B61EC6"/>
    <w:rsid w:val="04BECD90"/>
    <w:rsid w:val="04C3B9F4"/>
    <w:rsid w:val="04EF852C"/>
    <w:rsid w:val="050F2E69"/>
    <w:rsid w:val="0518AB87"/>
    <w:rsid w:val="05254FAD"/>
    <w:rsid w:val="052FB86A"/>
    <w:rsid w:val="05403F7E"/>
    <w:rsid w:val="0548961F"/>
    <w:rsid w:val="05694FD1"/>
    <w:rsid w:val="058D19AB"/>
    <w:rsid w:val="05912886"/>
    <w:rsid w:val="0593821C"/>
    <w:rsid w:val="05988449"/>
    <w:rsid w:val="05AA16C2"/>
    <w:rsid w:val="05ACA242"/>
    <w:rsid w:val="05ACCF8E"/>
    <w:rsid w:val="05BD0EB3"/>
    <w:rsid w:val="05FDD655"/>
    <w:rsid w:val="06117EC8"/>
    <w:rsid w:val="062D6912"/>
    <w:rsid w:val="06394B4A"/>
    <w:rsid w:val="063EE4EF"/>
    <w:rsid w:val="064D6118"/>
    <w:rsid w:val="067BE799"/>
    <w:rsid w:val="0690E18D"/>
    <w:rsid w:val="069EBB73"/>
    <w:rsid w:val="06A714C1"/>
    <w:rsid w:val="06B20C8F"/>
    <w:rsid w:val="06CACAD1"/>
    <w:rsid w:val="06DE99B0"/>
    <w:rsid w:val="0706095A"/>
    <w:rsid w:val="070EA3B3"/>
    <w:rsid w:val="071804F7"/>
    <w:rsid w:val="071F30C9"/>
    <w:rsid w:val="0732EA3F"/>
    <w:rsid w:val="073CEF00"/>
    <w:rsid w:val="0741180B"/>
    <w:rsid w:val="07448BCC"/>
    <w:rsid w:val="0762069A"/>
    <w:rsid w:val="07782BEA"/>
    <w:rsid w:val="07887BFC"/>
    <w:rsid w:val="07A9D01A"/>
    <w:rsid w:val="07BA9460"/>
    <w:rsid w:val="07BF2C7E"/>
    <w:rsid w:val="07D05218"/>
    <w:rsid w:val="07D55F76"/>
    <w:rsid w:val="07D7B2BE"/>
    <w:rsid w:val="0808AC4F"/>
    <w:rsid w:val="0815FB1B"/>
    <w:rsid w:val="0818AD9E"/>
    <w:rsid w:val="0827E23F"/>
    <w:rsid w:val="08373AF9"/>
    <w:rsid w:val="083ACFB8"/>
    <w:rsid w:val="084E7D58"/>
    <w:rsid w:val="08818750"/>
    <w:rsid w:val="088DA53A"/>
    <w:rsid w:val="088F2A03"/>
    <w:rsid w:val="089FC2CA"/>
    <w:rsid w:val="08AAE794"/>
    <w:rsid w:val="08B864F4"/>
    <w:rsid w:val="08D0E6D0"/>
    <w:rsid w:val="08DB595F"/>
    <w:rsid w:val="08E07441"/>
    <w:rsid w:val="09495D54"/>
    <w:rsid w:val="0952734A"/>
    <w:rsid w:val="095DFBFF"/>
    <w:rsid w:val="0962A15C"/>
    <w:rsid w:val="0965B1D5"/>
    <w:rsid w:val="098A8FD0"/>
    <w:rsid w:val="098EB4CE"/>
    <w:rsid w:val="0990A690"/>
    <w:rsid w:val="09AC7126"/>
    <w:rsid w:val="09B366C0"/>
    <w:rsid w:val="09C504B8"/>
    <w:rsid w:val="09CE6C83"/>
    <w:rsid w:val="09D2058E"/>
    <w:rsid w:val="09DF0754"/>
    <w:rsid w:val="09FA0AF7"/>
    <w:rsid w:val="0A267270"/>
    <w:rsid w:val="0A268E22"/>
    <w:rsid w:val="0A2C9893"/>
    <w:rsid w:val="0A4EA673"/>
    <w:rsid w:val="0A504DD7"/>
    <w:rsid w:val="0A7D87E5"/>
    <w:rsid w:val="0A85D057"/>
    <w:rsid w:val="0A91028C"/>
    <w:rsid w:val="0AB7B997"/>
    <w:rsid w:val="0AB94E0B"/>
    <w:rsid w:val="0ACD7A32"/>
    <w:rsid w:val="0AE0E6C1"/>
    <w:rsid w:val="0AFDDEE1"/>
    <w:rsid w:val="0B2859B6"/>
    <w:rsid w:val="0B30291D"/>
    <w:rsid w:val="0B30B069"/>
    <w:rsid w:val="0B345B35"/>
    <w:rsid w:val="0B3758D4"/>
    <w:rsid w:val="0B39D398"/>
    <w:rsid w:val="0B417915"/>
    <w:rsid w:val="0B4C6364"/>
    <w:rsid w:val="0B4FE597"/>
    <w:rsid w:val="0B51C207"/>
    <w:rsid w:val="0B5FCCA4"/>
    <w:rsid w:val="0B6FA97A"/>
    <w:rsid w:val="0B7A7EC3"/>
    <w:rsid w:val="0B8A74DF"/>
    <w:rsid w:val="0BA7EB84"/>
    <w:rsid w:val="0BAB67FB"/>
    <w:rsid w:val="0BC3CD69"/>
    <w:rsid w:val="0BCC3840"/>
    <w:rsid w:val="0BE8D480"/>
    <w:rsid w:val="0BFF77AE"/>
    <w:rsid w:val="0C030AE0"/>
    <w:rsid w:val="0C195846"/>
    <w:rsid w:val="0C2ABCA0"/>
    <w:rsid w:val="0C391875"/>
    <w:rsid w:val="0C3A9190"/>
    <w:rsid w:val="0C3F1E38"/>
    <w:rsid w:val="0C551E6C"/>
    <w:rsid w:val="0C716982"/>
    <w:rsid w:val="0C834FF0"/>
    <w:rsid w:val="0C84EA75"/>
    <w:rsid w:val="0C9AD8CB"/>
    <w:rsid w:val="0CB3AE5F"/>
    <w:rsid w:val="0CBD989B"/>
    <w:rsid w:val="0CF474C6"/>
    <w:rsid w:val="0CF6D2E6"/>
    <w:rsid w:val="0CFB9766"/>
    <w:rsid w:val="0D01F765"/>
    <w:rsid w:val="0D175BE9"/>
    <w:rsid w:val="0D48995E"/>
    <w:rsid w:val="0D492E2D"/>
    <w:rsid w:val="0D545ABA"/>
    <w:rsid w:val="0D5FBBF9"/>
    <w:rsid w:val="0D6D36A2"/>
    <w:rsid w:val="0D6EBBA4"/>
    <w:rsid w:val="0D84E219"/>
    <w:rsid w:val="0D85D598"/>
    <w:rsid w:val="0D8BD6CC"/>
    <w:rsid w:val="0D904CF1"/>
    <w:rsid w:val="0D978A74"/>
    <w:rsid w:val="0D9F83CC"/>
    <w:rsid w:val="0DA83AA0"/>
    <w:rsid w:val="0DA8FB91"/>
    <w:rsid w:val="0DAD3B21"/>
    <w:rsid w:val="0DC67AEC"/>
    <w:rsid w:val="0DCB2B77"/>
    <w:rsid w:val="0DDB0FC8"/>
    <w:rsid w:val="0DDB7643"/>
    <w:rsid w:val="0DE89466"/>
    <w:rsid w:val="0E06BD2B"/>
    <w:rsid w:val="0E089CFC"/>
    <w:rsid w:val="0E0A9572"/>
    <w:rsid w:val="0E0C14ED"/>
    <w:rsid w:val="0E11FEA2"/>
    <w:rsid w:val="0E14CBC1"/>
    <w:rsid w:val="0E242F50"/>
    <w:rsid w:val="0E29EA37"/>
    <w:rsid w:val="0E2CF8DF"/>
    <w:rsid w:val="0E34681B"/>
    <w:rsid w:val="0E3BDA09"/>
    <w:rsid w:val="0E40380A"/>
    <w:rsid w:val="0E491624"/>
    <w:rsid w:val="0E4EA972"/>
    <w:rsid w:val="0E5D3615"/>
    <w:rsid w:val="0E99643B"/>
    <w:rsid w:val="0E9B322A"/>
    <w:rsid w:val="0EAA578D"/>
    <w:rsid w:val="0EB32CB7"/>
    <w:rsid w:val="0ED63798"/>
    <w:rsid w:val="0EED9615"/>
    <w:rsid w:val="0F40DD58"/>
    <w:rsid w:val="0F490B82"/>
    <w:rsid w:val="0F492584"/>
    <w:rsid w:val="0F6781C8"/>
    <w:rsid w:val="0F70B636"/>
    <w:rsid w:val="0F72133F"/>
    <w:rsid w:val="0F747232"/>
    <w:rsid w:val="0FC06082"/>
    <w:rsid w:val="0FC20D05"/>
    <w:rsid w:val="0FD63489"/>
    <w:rsid w:val="0FDC3F59"/>
    <w:rsid w:val="0FED73B5"/>
    <w:rsid w:val="0FF23E55"/>
    <w:rsid w:val="100387F2"/>
    <w:rsid w:val="1009B632"/>
    <w:rsid w:val="100CC6BD"/>
    <w:rsid w:val="10164DEA"/>
    <w:rsid w:val="101879D0"/>
    <w:rsid w:val="1049A043"/>
    <w:rsid w:val="106D48FE"/>
    <w:rsid w:val="1081B111"/>
    <w:rsid w:val="1081B8DF"/>
    <w:rsid w:val="109AB82A"/>
    <w:rsid w:val="10B52DE8"/>
    <w:rsid w:val="10C34B03"/>
    <w:rsid w:val="10D222BE"/>
    <w:rsid w:val="10D3FB1B"/>
    <w:rsid w:val="115B2388"/>
    <w:rsid w:val="116359A5"/>
    <w:rsid w:val="11667DD1"/>
    <w:rsid w:val="11673233"/>
    <w:rsid w:val="117203DA"/>
    <w:rsid w:val="11769153"/>
    <w:rsid w:val="1176D4CA"/>
    <w:rsid w:val="11832790"/>
    <w:rsid w:val="11974590"/>
    <w:rsid w:val="119E2768"/>
    <w:rsid w:val="11A8AF81"/>
    <w:rsid w:val="11BFD088"/>
    <w:rsid w:val="11E47F1D"/>
    <w:rsid w:val="123B7F49"/>
    <w:rsid w:val="123BEFCA"/>
    <w:rsid w:val="1248ECD7"/>
    <w:rsid w:val="1257C800"/>
    <w:rsid w:val="125E599E"/>
    <w:rsid w:val="127E09A3"/>
    <w:rsid w:val="12818EFD"/>
    <w:rsid w:val="12B306BE"/>
    <w:rsid w:val="12C0F6F4"/>
    <w:rsid w:val="12CBED59"/>
    <w:rsid w:val="12CEC992"/>
    <w:rsid w:val="12DAAE14"/>
    <w:rsid w:val="12F3295F"/>
    <w:rsid w:val="12F9D094"/>
    <w:rsid w:val="12FEA5F5"/>
    <w:rsid w:val="13029944"/>
    <w:rsid w:val="1304073E"/>
    <w:rsid w:val="131E62F2"/>
    <w:rsid w:val="1321F3C4"/>
    <w:rsid w:val="132808D4"/>
    <w:rsid w:val="132A66B4"/>
    <w:rsid w:val="136BF968"/>
    <w:rsid w:val="138D50AC"/>
    <w:rsid w:val="13C09641"/>
    <w:rsid w:val="13EA1A40"/>
    <w:rsid w:val="13ED6956"/>
    <w:rsid w:val="13FB536A"/>
    <w:rsid w:val="1405959B"/>
    <w:rsid w:val="14246A2B"/>
    <w:rsid w:val="14469CFE"/>
    <w:rsid w:val="1456AE57"/>
    <w:rsid w:val="1477BF09"/>
    <w:rsid w:val="147BEDE9"/>
    <w:rsid w:val="147DCF94"/>
    <w:rsid w:val="1484D750"/>
    <w:rsid w:val="149879E2"/>
    <w:rsid w:val="149AA1CA"/>
    <w:rsid w:val="14A263DC"/>
    <w:rsid w:val="14A853F3"/>
    <w:rsid w:val="14B2E65F"/>
    <w:rsid w:val="14C1A42B"/>
    <w:rsid w:val="14C8B0A0"/>
    <w:rsid w:val="14D32B6F"/>
    <w:rsid w:val="14EFECA6"/>
    <w:rsid w:val="14F3126C"/>
    <w:rsid w:val="14FBE438"/>
    <w:rsid w:val="14FCF62C"/>
    <w:rsid w:val="14FDBC6B"/>
    <w:rsid w:val="15283EDB"/>
    <w:rsid w:val="153DC4F7"/>
    <w:rsid w:val="1548A155"/>
    <w:rsid w:val="154CEF6E"/>
    <w:rsid w:val="155A7299"/>
    <w:rsid w:val="156C8585"/>
    <w:rsid w:val="1571069B"/>
    <w:rsid w:val="15711950"/>
    <w:rsid w:val="15779058"/>
    <w:rsid w:val="15862711"/>
    <w:rsid w:val="15DACB0D"/>
    <w:rsid w:val="15E7CB70"/>
    <w:rsid w:val="16159CAF"/>
    <w:rsid w:val="16167626"/>
    <w:rsid w:val="16209BAD"/>
    <w:rsid w:val="1625EC37"/>
    <w:rsid w:val="1636548F"/>
    <w:rsid w:val="163BF901"/>
    <w:rsid w:val="16442890"/>
    <w:rsid w:val="164490A6"/>
    <w:rsid w:val="1655A827"/>
    <w:rsid w:val="166774F1"/>
    <w:rsid w:val="166E27F4"/>
    <w:rsid w:val="16764142"/>
    <w:rsid w:val="1677A21C"/>
    <w:rsid w:val="167AD5E6"/>
    <w:rsid w:val="168412F8"/>
    <w:rsid w:val="169E4791"/>
    <w:rsid w:val="169E6AE8"/>
    <w:rsid w:val="16AFA32B"/>
    <w:rsid w:val="16B68C22"/>
    <w:rsid w:val="16C0A099"/>
    <w:rsid w:val="16DB83CB"/>
    <w:rsid w:val="16F05B1D"/>
    <w:rsid w:val="16F59639"/>
    <w:rsid w:val="172C4418"/>
    <w:rsid w:val="1741D4D0"/>
    <w:rsid w:val="174EEB10"/>
    <w:rsid w:val="175576D5"/>
    <w:rsid w:val="176A3176"/>
    <w:rsid w:val="176C5F16"/>
    <w:rsid w:val="177506DB"/>
    <w:rsid w:val="177D78C3"/>
    <w:rsid w:val="1798D1B3"/>
    <w:rsid w:val="17C769DE"/>
    <w:rsid w:val="17CC34C0"/>
    <w:rsid w:val="17D9B0F1"/>
    <w:rsid w:val="17E2B415"/>
    <w:rsid w:val="180B0E9E"/>
    <w:rsid w:val="180E0064"/>
    <w:rsid w:val="1814044F"/>
    <w:rsid w:val="184BDA3C"/>
    <w:rsid w:val="184E5D51"/>
    <w:rsid w:val="187C837A"/>
    <w:rsid w:val="18809423"/>
    <w:rsid w:val="1888E297"/>
    <w:rsid w:val="189429B9"/>
    <w:rsid w:val="18B29703"/>
    <w:rsid w:val="18C4E031"/>
    <w:rsid w:val="18C7422E"/>
    <w:rsid w:val="18D318D3"/>
    <w:rsid w:val="18E4D3AA"/>
    <w:rsid w:val="18E628E0"/>
    <w:rsid w:val="18E889E7"/>
    <w:rsid w:val="193D254D"/>
    <w:rsid w:val="19646321"/>
    <w:rsid w:val="1965B3CA"/>
    <w:rsid w:val="196F88F6"/>
    <w:rsid w:val="1980180D"/>
    <w:rsid w:val="199AAB58"/>
    <w:rsid w:val="19B34A6C"/>
    <w:rsid w:val="19E7A894"/>
    <w:rsid w:val="19F964B8"/>
    <w:rsid w:val="1A0FE2C1"/>
    <w:rsid w:val="1A4C28BB"/>
    <w:rsid w:val="1A4E02E7"/>
    <w:rsid w:val="1A686E0E"/>
    <w:rsid w:val="1A6D6E0D"/>
    <w:rsid w:val="1A7B6AC4"/>
    <w:rsid w:val="1A8EE897"/>
    <w:rsid w:val="1A93ABAF"/>
    <w:rsid w:val="1A99F5D5"/>
    <w:rsid w:val="1A9C4D1B"/>
    <w:rsid w:val="1AA40FF5"/>
    <w:rsid w:val="1AA975D7"/>
    <w:rsid w:val="1AA9ABE3"/>
    <w:rsid w:val="1AB8A758"/>
    <w:rsid w:val="1AE48DC4"/>
    <w:rsid w:val="1B0528C5"/>
    <w:rsid w:val="1B07F445"/>
    <w:rsid w:val="1B0CA8FC"/>
    <w:rsid w:val="1B1F3386"/>
    <w:rsid w:val="1B2D3C97"/>
    <w:rsid w:val="1B34818D"/>
    <w:rsid w:val="1B4C807F"/>
    <w:rsid w:val="1B4DB1CC"/>
    <w:rsid w:val="1B4F7AEA"/>
    <w:rsid w:val="1B5BEAE6"/>
    <w:rsid w:val="1B7ADEC7"/>
    <w:rsid w:val="1B80A7B9"/>
    <w:rsid w:val="1B84CF23"/>
    <w:rsid w:val="1B9AD7C3"/>
    <w:rsid w:val="1BA08A71"/>
    <w:rsid w:val="1BAA7762"/>
    <w:rsid w:val="1BB1C97E"/>
    <w:rsid w:val="1BBB189D"/>
    <w:rsid w:val="1BCE508A"/>
    <w:rsid w:val="1BDB6106"/>
    <w:rsid w:val="1BF7924B"/>
    <w:rsid w:val="1C0E84AB"/>
    <w:rsid w:val="1C35E603"/>
    <w:rsid w:val="1C363158"/>
    <w:rsid w:val="1C37046F"/>
    <w:rsid w:val="1C37053F"/>
    <w:rsid w:val="1C3F6B6A"/>
    <w:rsid w:val="1C56E5B6"/>
    <w:rsid w:val="1C7E308A"/>
    <w:rsid w:val="1CC11B55"/>
    <w:rsid w:val="1CCE2C64"/>
    <w:rsid w:val="1CDB8157"/>
    <w:rsid w:val="1CFFB7E8"/>
    <w:rsid w:val="1D03ED42"/>
    <w:rsid w:val="1D11BB30"/>
    <w:rsid w:val="1D268939"/>
    <w:rsid w:val="1D335071"/>
    <w:rsid w:val="1D337400"/>
    <w:rsid w:val="1D451F7E"/>
    <w:rsid w:val="1D5504E4"/>
    <w:rsid w:val="1D5C0834"/>
    <w:rsid w:val="1D97640D"/>
    <w:rsid w:val="1D9DD4FA"/>
    <w:rsid w:val="1DC9977C"/>
    <w:rsid w:val="1DF706B0"/>
    <w:rsid w:val="1E31023F"/>
    <w:rsid w:val="1E3E05FA"/>
    <w:rsid w:val="1E6489C5"/>
    <w:rsid w:val="1E67F79E"/>
    <w:rsid w:val="1E6EBD02"/>
    <w:rsid w:val="1E77CFDE"/>
    <w:rsid w:val="1E781596"/>
    <w:rsid w:val="1E7D0317"/>
    <w:rsid w:val="1E802A45"/>
    <w:rsid w:val="1E96315B"/>
    <w:rsid w:val="1EA0A7B5"/>
    <w:rsid w:val="1EA66829"/>
    <w:rsid w:val="1EB2EBD8"/>
    <w:rsid w:val="1EC2CE21"/>
    <w:rsid w:val="1ECAA3F4"/>
    <w:rsid w:val="1ECD8C48"/>
    <w:rsid w:val="1ED8689C"/>
    <w:rsid w:val="1EFA0307"/>
    <w:rsid w:val="1F0938AA"/>
    <w:rsid w:val="1F122F45"/>
    <w:rsid w:val="1F1F4F09"/>
    <w:rsid w:val="1F248608"/>
    <w:rsid w:val="1F32FE58"/>
    <w:rsid w:val="1F5C5DF7"/>
    <w:rsid w:val="1F63ED51"/>
    <w:rsid w:val="1F7B46D3"/>
    <w:rsid w:val="1F7CA40C"/>
    <w:rsid w:val="1F8543BF"/>
    <w:rsid w:val="1F882627"/>
    <w:rsid w:val="1F8C780F"/>
    <w:rsid w:val="1F964BC5"/>
    <w:rsid w:val="1F9AFBF2"/>
    <w:rsid w:val="1FAEF950"/>
    <w:rsid w:val="1FB3F08A"/>
    <w:rsid w:val="1FCF111E"/>
    <w:rsid w:val="1FE84634"/>
    <w:rsid w:val="1FE8DB8B"/>
    <w:rsid w:val="1FF10D5F"/>
    <w:rsid w:val="1FF50126"/>
    <w:rsid w:val="200691EA"/>
    <w:rsid w:val="2015ADBA"/>
    <w:rsid w:val="201A6C94"/>
    <w:rsid w:val="201D07DD"/>
    <w:rsid w:val="203BDE42"/>
    <w:rsid w:val="20421177"/>
    <w:rsid w:val="204EB278"/>
    <w:rsid w:val="2064F167"/>
    <w:rsid w:val="208245C9"/>
    <w:rsid w:val="20831934"/>
    <w:rsid w:val="20B675B8"/>
    <w:rsid w:val="20B9B56F"/>
    <w:rsid w:val="20D252E9"/>
    <w:rsid w:val="20D43F6D"/>
    <w:rsid w:val="20E2ECDA"/>
    <w:rsid w:val="20F8C5D0"/>
    <w:rsid w:val="20FFCE58"/>
    <w:rsid w:val="2100D3D9"/>
    <w:rsid w:val="21186F9D"/>
    <w:rsid w:val="211C6747"/>
    <w:rsid w:val="2121B20D"/>
    <w:rsid w:val="21251B4A"/>
    <w:rsid w:val="212A3807"/>
    <w:rsid w:val="21382173"/>
    <w:rsid w:val="21394691"/>
    <w:rsid w:val="2148E286"/>
    <w:rsid w:val="215BDD4A"/>
    <w:rsid w:val="217244C3"/>
    <w:rsid w:val="21915110"/>
    <w:rsid w:val="219C80F7"/>
    <w:rsid w:val="21A07A2A"/>
    <w:rsid w:val="21A29421"/>
    <w:rsid w:val="21AD7EB2"/>
    <w:rsid w:val="21D48F56"/>
    <w:rsid w:val="22170440"/>
    <w:rsid w:val="2218343D"/>
    <w:rsid w:val="221FD452"/>
    <w:rsid w:val="22495169"/>
    <w:rsid w:val="226251E8"/>
    <w:rsid w:val="2286C14F"/>
    <w:rsid w:val="228B7AB6"/>
    <w:rsid w:val="22906EC7"/>
    <w:rsid w:val="229AC19F"/>
    <w:rsid w:val="22A121D6"/>
    <w:rsid w:val="22B7F93A"/>
    <w:rsid w:val="22F8A155"/>
    <w:rsid w:val="2317BF17"/>
    <w:rsid w:val="231C9813"/>
    <w:rsid w:val="2323CBA8"/>
    <w:rsid w:val="2334B18F"/>
    <w:rsid w:val="2335815D"/>
    <w:rsid w:val="234E6DDE"/>
    <w:rsid w:val="2350803A"/>
    <w:rsid w:val="2351B347"/>
    <w:rsid w:val="2359C9A4"/>
    <w:rsid w:val="23736503"/>
    <w:rsid w:val="237EACAC"/>
    <w:rsid w:val="2384406F"/>
    <w:rsid w:val="23897721"/>
    <w:rsid w:val="238A9301"/>
    <w:rsid w:val="23A27D3F"/>
    <w:rsid w:val="23A9DDD0"/>
    <w:rsid w:val="23D99937"/>
    <w:rsid w:val="23EBC68B"/>
    <w:rsid w:val="23ED6F45"/>
    <w:rsid w:val="23EE0567"/>
    <w:rsid w:val="24013F34"/>
    <w:rsid w:val="240957D8"/>
    <w:rsid w:val="240BF9FE"/>
    <w:rsid w:val="241B54BE"/>
    <w:rsid w:val="241DCF30"/>
    <w:rsid w:val="242DCC44"/>
    <w:rsid w:val="243001EB"/>
    <w:rsid w:val="24306692"/>
    <w:rsid w:val="2431170D"/>
    <w:rsid w:val="243D0780"/>
    <w:rsid w:val="2441B0A7"/>
    <w:rsid w:val="245E3B2C"/>
    <w:rsid w:val="24621A4F"/>
    <w:rsid w:val="246C2058"/>
    <w:rsid w:val="24929D47"/>
    <w:rsid w:val="249649C2"/>
    <w:rsid w:val="24BD8140"/>
    <w:rsid w:val="24C9BD3E"/>
    <w:rsid w:val="24F66D4D"/>
    <w:rsid w:val="2502ED5F"/>
    <w:rsid w:val="25062E0C"/>
    <w:rsid w:val="252C7BB2"/>
    <w:rsid w:val="253526F3"/>
    <w:rsid w:val="25427489"/>
    <w:rsid w:val="2550F436"/>
    <w:rsid w:val="255C6D91"/>
    <w:rsid w:val="2564A8F7"/>
    <w:rsid w:val="2575A646"/>
    <w:rsid w:val="25794C3D"/>
    <w:rsid w:val="257DCA7A"/>
    <w:rsid w:val="258B5FF5"/>
    <w:rsid w:val="259F4409"/>
    <w:rsid w:val="25A7E5AD"/>
    <w:rsid w:val="25B15FD1"/>
    <w:rsid w:val="25B18692"/>
    <w:rsid w:val="25B4C73F"/>
    <w:rsid w:val="25C6E1DB"/>
    <w:rsid w:val="25CD398D"/>
    <w:rsid w:val="25DA9A4A"/>
    <w:rsid w:val="25DB14E5"/>
    <w:rsid w:val="25DEA735"/>
    <w:rsid w:val="25EAB8FE"/>
    <w:rsid w:val="25F281D2"/>
    <w:rsid w:val="25F66DD1"/>
    <w:rsid w:val="261F7B61"/>
    <w:rsid w:val="261FBEB5"/>
    <w:rsid w:val="262A12D7"/>
    <w:rsid w:val="26463D01"/>
    <w:rsid w:val="265F1389"/>
    <w:rsid w:val="266A8F14"/>
    <w:rsid w:val="267B4833"/>
    <w:rsid w:val="26865964"/>
    <w:rsid w:val="26890419"/>
    <w:rsid w:val="2696779C"/>
    <w:rsid w:val="2699CC19"/>
    <w:rsid w:val="26ABFE2D"/>
    <w:rsid w:val="26B0F8EC"/>
    <w:rsid w:val="26B32FA6"/>
    <w:rsid w:val="26B4F0C5"/>
    <w:rsid w:val="26B5454F"/>
    <w:rsid w:val="26BB9FAB"/>
    <w:rsid w:val="26EBB53B"/>
    <w:rsid w:val="2719AAAE"/>
    <w:rsid w:val="274A7C15"/>
    <w:rsid w:val="274E992F"/>
    <w:rsid w:val="275DF158"/>
    <w:rsid w:val="2767A9B5"/>
    <w:rsid w:val="2783613B"/>
    <w:rsid w:val="278D7CF2"/>
    <w:rsid w:val="27937575"/>
    <w:rsid w:val="279AD1E5"/>
    <w:rsid w:val="27A45B0B"/>
    <w:rsid w:val="27A50E1A"/>
    <w:rsid w:val="27C41C73"/>
    <w:rsid w:val="27CA117F"/>
    <w:rsid w:val="27E05C2F"/>
    <w:rsid w:val="27E80E46"/>
    <w:rsid w:val="27F95040"/>
    <w:rsid w:val="28073075"/>
    <w:rsid w:val="281B2E9D"/>
    <w:rsid w:val="281EDEFF"/>
    <w:rsid w:val="2824803E"/>
    <w:rsid w:val="2826F75B"/>
    <w:rsid w:val="28438DBE"/>
    <w:rsid w:val="2844894B"/>
    <w:rsid w:val="284577F2"/>
    <w:rsid w:val="284CC94D"/>
    <w:rsid w:val="28744937"/>
    <w:rsid w:val="2888607A"/>
    <w:rsid w:val="28AB60BC"/>
    <w:rsid w:val="28AE74A3"/>
    <w:rsid w:val="28B98A6C"/>
    <w:rsid w:val="28B9DE00"/>
    <w:rsid w:val="28BC6551"/>
    <w:rsid w:val="28CF25F9"/>
    <w:rsid w:val="28D6D4AE"/>
    <w:rsid w:val="28D81B58"/>
    <w:rsid w:val="28D83E8B"/>
    <w:rsid w:val="28DFADD8"/>
    <w:rsid w:val="28E797B7"/>
    <w:rsid w:val="28FE755B"/>
    <w:rsid w:val="29021CE0"/>
    <w:rsid w:val="290DFF18"/>
    <w:rsid w:val="291275FC"/>
    <w:rsid w:val="291E69A6"/>
    <w:rsid w:val="291EDF74"/>
    <w:rsid w:val="29389EBA"/>
    <w:rsid w:val="29438B35"/>
    <w:rsid w:val="29618231"/>
    <w:rsid w:val="2964EB5E"/>
    <w:rsid w:val="296DD83E"/>
    <w:rsid w:val="2986A8D1"/>
    <w:rsid w:val="2989441A"/>
    <w:rsid w:val="29954AB4"/>
    <w:rsid w:val="29A9362F"/>
    <w:rsid w:val="29B20B28"/>
    <w:rsid w:val="29B214AD"/>
    <w:rsid w:val="29C86A69"/>
    <w:rsid w:val="29E0AC28"/>
    <w:rsid w:val="29E80176"/>
    <w:rsid w:val="29FCA069"/>
    <w:rsid w:val="29FFAD33"/>
    <w:rsid w:val="2A06FF26"/>
    <w:rsid w:val="2A29EA67"/>
    <w:rsid w:val="2A43DC12"/>
    <w:rsid w:val="2A520225"/>
    <w:rsid w:val="2A5D5B3E"/>
    <w:rsid w:val="2A6A4DCF"/>
    <w:rsid w:val="2A77AD5A"/>
    <w:rsid w:val="2A7AD06B"/>
    <w:rsid w:val="2A7D5AB0"/>
    <w:rsid w:val="2A8C9C3F"/>
    <w:rsid w:val="2A9F6EE7"/>
    <w:rsid w:val="2AA21F49"/>
    <w:rsid w:val="2AA72B70"/>
    <w:rsid w:val="2AAEC371"/>
    <w:rsid w:val="2AC7433E"/>
    <w:rsid w:val="2ACB1637"/>
    <w:rsid w:val="2AD9A03D"/>
    <w:rsid w:val="2AF708CC"/>
    <w:rsid w:val="2B0C7E21"/>
    <w:rsid w:val="2B102011"/>
    <w:rsid w:val="2B1263A9"/>
    <w:rsid w:val="2B14324B"/>
    <w:rsid w:val="2B57583A"/>
    <w:rsid w:val="2B60CA8F"/>
    <w:rsid w:val="2B6B41B2"/>
    <w:rsid w:val="2B7A86FB"/>
    <w:rsid w:val="2B8BFCDF"/>
    <w:rsid w:val="2BB6AE3B"/>
    <w:rsid w:val="2BCA103F"/>
    <w:rsid w:val="2BE11B3C"/>
    <w:rsid w:val="2BEE1E83"/>
    <w:rsid w:val="2BF899AE"/>
    <w:rsid w:val="2BFB25AC"/>
    <w:rsid w:val="2C00D26E"/>
    <w:rsid w:val="2C12D626"/>
    <w:rsid w:val="2C17FB17"/>
    <w:rsid w:val="2C1B7325"/>
    <w:rsid w:val="2C249345"/>
    <w:rsid w:val="2C31534D"/>
    <w:rsid w:val="2C32E6AD"/>
    <w:rsid w:val="2C4D5163"/>
    <w:rsid w:val="2C523DEF"/>
    <w:rsid w:val="2C66E698"/>
    <w:rsid w:val="2C696459"/>
    <w:rsid w:val="2C88A4AF"/>
    <w:rsid w:val="2C8AF31D"/>
    <w:rsid w:val="2C99DA1C"/>
    <w:rsid w:val="2C9B735B"/>
    <w:rsid w:val="2C9B9CD3"/>
    <w:rsid w:val="2CA0C17B"/>
    <w:rsid w:val="2CA48951"/>
    <w:rsid w:val="2CA57900"/>
    <w:rsid w:val="2CAB708D"/>
    <w:rsid w:val="2CBACE64"/>
    <w:rsid w:val="2CC5F848"/>
    <w:rsid w:val="2CD304AE"/>
    <w:rsid w:val="2CDB26F4"/>
    <w:rsid w:val="2CDF8731"/>
    <w:rsid w:val="2CE38545"/>
    <w:rsid w:val="2D37E1E8"/>
    <w:rsid w:val="2D3D687B"/>
    <w:rsid w:val="2D41812E"/>
    <w:rsid w:val="2D56D692"/>
    <w:rsid w:val="2D66BCA3"/>
    <w:rsid w:val="2DB0E0C4"/>
    <w:rsid w:val="2DC57104"/>
    <w:rsid w:val="2DE1703B"/>
    <w:rsid w:val="2DE874D2"/>
    <w:rsid w:val="2DE8CE7B"/>
    <w:rsid w:val="2DEDEC17"/>
    <w:rsid w:val="2DFB4C80"/>
    <w:rsid w:val="2DFD42D6"/>
    <w:rsid w:val="2E04792B"/>
    <w:rsid w:val="2E171A55"/>
    <w:rsid w:val="2E425775"/>
    <w:rsid w:val="2E74D5E8"/>
    <w:rsid w:val="2E751479"/>
    <w:rsid w:val="2E920412"/>
    <w:rsid w:val="2EA33C83"/>
    <w:rsid w:val="2EC41CAB"/>
    <w:rsid w:val="2ECE7972"/>
    <w:rsid w:val="2ECFD128"/>
    <w:rsid w:val="2EFA018B"/>
    <w:rsid w:val="2F001AEA"/>
    <w:rsid w:val="2F0B6F33"/>
    <w:rsid w:val="2F1A6255"/>
    <w:rsid w:val="2F3C4B85"/>
    <w:rsid w:val="2F3EC6A4"/>
    <w:rsid w:val="2F47674D"/>
    <w:rsid w:val="2F4E45AB"/>
    <w:rsid w:val="2F5CA734"/>
    <w:rsid w:val="2F5D3BEE"/>
    <w:rsid w:val="2F5E0F9F"/>
    <w:rsid w:val="2F6800D7"/>
    <w:rsid w:val="2F7C0D76"/>
    <w:rsid w:val="2F7EE9CF"/>
    <w:rsid w:val="2F8C01DE"/>
    <w:rsid w:val="2FAFCDC4"/>
    <w:rsid w:val="2FB4CDF7"/>
    <w:rsid w:val="2FC92A3C"/>
    <w:rsid w:val="2FE30FE7"/>
    <w:rsid w:val="2FE92DD0"/>
    <w:rsid w:val="2FF14EA4"/>
    <w:rsid w:val="2FF6A89E"/>
    <w:rsid w:val="2FF6B336"/>
    <w:rsid w:val="2FFE3C82"/>
    <w:rsid w:val="3015009D"/>
    <w:rsid w:val="302AD3F5"/>
    <w:rsid w:val="303A80BA"/>
    <w:rsid w:val="3043DDD7"/>
    <w:rsid w:val="304CC343"/>
    <w:rsid w:val="305B5839"/>
    <w:rsid w:val="305D8AB9"/>
    <w:rsid w:val="306EBADB"/>
    <w:rsid w:val="30B09878"/>
    <w:rsid w:val="30BAA8D1"/>
    <w:rsid w:val="30D9036E"/>
    <w:rsid w:val="30E05E7F"/>
    <w:rsid w:val="30E31583"/>
    <w:rsid w:val="30FA503A"/>
    <w:rsid w:val="310AEA64"/>
    <w:rsid w:val="31183E61"/>
    <w:rsid w:val="31348EE2"/>
    <w:rsid w:val="315FCA77"/>
    <w:rsid w:val="3170CBA6"/>
    <w:rsid w:val="31723E7D"/>
    <w:rsid w:val="3190BE97"/>
    <w:rsid w:val="3191C487"/>
    <w:rsid w:val="31A76A8E"/>
    <w:rsid w:val="31B85F44"/>
    <w:rsid w:val="31D2C064"/>
    <w:rsid w:val="31EEF773"/>
    <w:rsid w:val="31EFE8B7"/>
    <w:rsid w:val="31FB5759"/>
    <w:rsid w:val="32091C85"/>
    <w:rsid w:val="32151CCF"/>
    <w:rsid w:val="32270693"/>
    <w:rsid w:val="322C2440"/>
    <w:rsid w:val="323EE723"/>
    <w:rsid w:val="324B83DB"/>
    <w:rsid w:val="3268D788"/>
    <w:rsid w:val="327FD571"/>
    <w:rsid w:val="329A6D84"/>
    <w:rsid w:val="32B5ACD5"/>
    <w:rsid w:val="32BB4324"/>
    <w:rsid w:val="32D4021E"/>
    <w:rsid w:val="32E70024"/>
    <w:rsid w:val="32EB5034"/>
    <w:rsid w:val="32EBEE27"/>
    <w:rsid w:val="32F7B57E"/>
    <w:rsid w:val="32F9FB55"/>
    <w:rsid w:val="32FCAE24"/>
    <w:rsid w:val="33092C23"/>
    <w:rsid w:val="332D81F3"/>
    <w:rsid w:val="3331A150"/>
    <w:rsid w:val="33406D6B"/>
    <w:rsid w:val="33551AB1"/>
    <w:rsid w:val="3376ADA6"/>
    <w:rsid w:val="338CC168"/>
    <w:rsid w:val="338EDEFC"/>
    <w:rsid w:val="33919EB0"/>
    <w:rsid w:val="3397E691"/>
    <w:rsid w:val="339BF466"/>
    <w:rsid w:val="33A76BA6"/>
    <w:rsid w:val="33B8393A"/>
    <w:rsid w:val="33C559CD"/>
    <w:rsid w:val="33CAE59E"/>
    <w:rsid w:val="33D3C718"/>
    <w:rsid w:val="3421F86D"/>
    <w:rsid w:val="342F4014"/>
    <w:rsid w:val="34426328"/>
    <w:rsid w:val="346EA521"/>
    <w:rsid w:val="3470B798"/>
    <w:rsid w:val="3476E927"/>
    <w:rsid w:val="347C452D"/>
    <w:rsid w:val="3495D793"/>
    <w:rsid w:val="34A4376D"/>
    <w:rsid w:val="34BD1CEC"/>
    <w:rsid w:val="34C52D93"/>
    <w:rsid w:val="34D9D264"/>
    <w:rsid w:val="34DAA1EF"/>
    <w:rsid w:val="34DFE876"/>
    <w:rsid w:val="34FFE8E2"/>
    <w:rsid w:val="35086498"/>
    <w:rsid w:val="350978B7"/>
    <w:rsid w:val="353730B9"/>
    <w:rsid w:val="356FFD02"/>
    <w:rsid w:val="35867E56"/>
    <w:rsid w:val="35C15AD9"/>
    <w:rsid w:val="35D03295"/>
    <w:rsid w:val="35D8A245"/>
    <w:rsid w:val="360640FA"/>
    <w:rsid w:val="36174BFD"/>
    <w:rsid w:val="362EC30E"/>
    <w:rsid w:val="364C5B46"/>
    <w:rsid w:val="3653530F"/>
    <w:rsid w:val="365448CC"/>
    <w:rsid w:val="3665EA22"/>
    <w:rsid w:val="3669D006"/>
    <w:rsid w:val="367409CB"/>
    <w:rsid w:val="367E3450"/>
    <w:rsid w:val="36803FCD"/>
    <w:rsid w:val="3694024F"/>
    <w:rsid w:val="36A5AACD"/>
    <w:rsid w:val="36E7573E"/>
    <w:rsid w:val="36E901E6"/>
    <w:rsid w:val="37056762"/>
    <w:rsid w:val="370DA981"/>
    <w:rsid w:val="3716A21E"/>
    <w:rsid w:val="371F4E17"/>
    <w:rsid w:val="3728C75D"/>
    <w:rsid w:val="374EFD08"/>
    <w:rsid w:val="3768701D"/>
    <w:rsid w:val="379820FF"/>
    <w:rsid w:val="37A37F3B"/>
    <w:rsid w:val="37A57257"/>
    <w:rsid w:val="37A8AE9D"/>
    <w:rsid w:val="37B7A428"/>
    <w:rsid w:val="37CE03F0"/>
    <w:rsid w:val="37D522C9"/>
    <w:rsid w:val="37ECB7D1"/>
    <w:rsid w:val="381213F0"/>
    <w:rsid w:val="382C54E6"/>
    <w:rsid w:val="38388190"/>
    <w:rsid w:val="38792D6F"/>
    <w:rsid w:val="3880BD99"/>
    <w:rsid w:val="388D5403"/>
    <w:rsid w:val="38DC3C29"/>
    <w:rsid w:val="38DD9426"/>
    <w:rsid w:val="38E709B0"/>
    <w:rsid w:val="38E91819"/>
    <w:rsid w:val="38EAE016"/>
    <w:rsid w:val="38F2CB0C"/>
    <w:rsid w:val="38F38062"/>
    <w:rsid w:val="3907B443"/>
    <w:rsid w:val="393EA24A"/>
    <w:rsid w:val="394EC284"/>
    <w:rsid w:val="3974EE18"/>
    <w:rsid w:val="397789CE"/>
    <w:rsid w:val="3995D117"/>
    <w:rsid w:val="39B81891"/>
    <w:rsid w:val="39C36AAE"/>
    <w:rsid w:val="39C93BB8"/>
    <w:rsid w:val="39E9825C"/>
    <w:rsid w:val="39F05205"/>
    <w:rsid w:val="39FA95F5"/>
    <w:rsid w:val="3A41D9AC"/>
    <w:rsid w:val="3A47D37E"/>
    <w:rsid w:val="3A4A8846"/>
    <w:rsid w:val="3A5E59DE"/>
    <w:rsid w:val="3A6E0A1C"/>
    <w:rsid w:val="3A70A31B"/>
    <w:rsid w:val="3A869335"/>
    <w:rsid w:val="3A895B3E"/>
    <w:rsid w:val="3A8F2752"/>
    <w:rsid w:val="3AB59485"/>
    <w:rsid w:val="3ACD81F2"/>
    <w:rsid w:val="3ADDE75F"/>
    <w:rsid w:val="3AE6312D"/>
    <w:rsid w:val="3B04E15C"/>
    <w:rsid w:val="3B0646C2"/>
    <w:rsid w:val="3B55C248"/>
    <w:rsid w:val="3B5C0622"/>
    <w:rsid w:val="3B60B200"/>
    <w:rsid w:val="3B6818C3"/>
    <w:rsid w:val="3B6C4BFF"/>
    <w:rsid w:val="3BAC54FD"/>
    <w:rsid w:val="3BBA4949"/>
    <w:rsid w:val="3BC17CC6"/>
    <w:rsid w:val="3BC1BBE8"/>
    <w:rsid w:val="3BCB0EDD"/>
    <w:rsid w:val="3BD39F69"/>
    <w:rsid w:val="3BFA66FF"/>
    <w:rsid w:val="3BFB8F8D"/>
    <w:rsid w:val="3C0F514B"/>
    <w:rsid w:val="3C539BF5"/>
    <w:rsid w:val="3C604DDD"/>
    <w:rsid w:val="3C6F953C"/>
    <w:rsid w:val="3CA30374"/>
    <w:rsid w:val="3CA8E051"/>
    <w:rsid w:val="3CB9F2DD"/>
    <w:rsid w:val="3CBA20B7"/>
    <w:rsid w:val="3CC23E0C"/>
    <w:rsid w:val="3CDFB804"/>
    <w:rsid w:val="3CF61DDA"/>
    <w:rsid w:val="3CFCB532"/>
    <w:rsid w:val="3D252363"/>
    <w:rsid w:val="3D2E6307"/>
    <w:rsid w:val="3D35AA35"/>
    <w:rsid w:val="3D3D6DF6"/>
    <w:rsid w:val="3D464425"/>
    <w:rsid w:val="3D56E83A"/>
    <w:rsid w:val="3D57A4F8"/>
    <w:rsid w:val="3DC6963E"/>
    <w:rsid w:val="3DCD8240"/>
    <w:rsid w:val="3DE50FDD"/>
    <w:rsid w:val="3E16CD98"/>
    <w:rsid w:val="3E2DBFED"/>
    <w:rsid w:val="3E350972"/>
    <w:rsid w:val="3E4E0D1E"/>
    <w:rsid w:val="3E4E4669"/>
    <w:rsid w:val="3E73282E"/>
    <w:rsid w:val="3E771CC2"/>
    <w:rsid w:val="3E7F30C6"/>
    <w:rsid w:val="3EB9AC5C"/>
    <w:rsid w:val="3EC586E8"/>
    <w:rsid w:val="3F004247"/>
    <w:rsid w:val="3F159AE4"/>
    <w:rsid w:val="3F27600C"/>
    <w:rsid w:val="3F2976D3"/>
    <w:rsid w:val="3F35A6F2"/>
    <w:rsid w:val="3F411DB5"/>
    <w:rsid w:val="3F4C60E6"/>
    <w:rsid w:val="3F54B79D"/>
    <w:rsid w:val="3F60D308"/>
    <w:rsid w:val="3F888C21"/>
    <w:rsid w:val="3F9DBA98"/>
    <w:rsid w:val="3FA19B17"/>
    <w:rsid w:val="3FDABE54"/>
    <w:rsid w:val="3FFAA58F"/>
    <w:rsid w:val="400A413C"/>
    <w:rsid w:val="400B3582"/>
    <w:rsid w:val="4025A8CE"/>
    <w:rsid w:val="40346E1A"/>
    <w:rsid w:val="4042DCFA"/>
    <w:rsid w:val="4046FC91"/>
    <w:rsid w:val="404E961B"/>
    <w:rsid w:val="4058284B"/>
    <w:rsid w:val="407B452D"/>
    <w:rsid w:val="407DF17D"/>
    <w:rsid w:val="40873700"/>
    <w:rsid w:val="40932D76"/>
    <w:rsid w:val="40B24848"/>
    <w:rsid w:val="40BFF922"/>
    <w:rsid w:val="40CF0B48"/>
    <w:rsid w:val="40CFAFF4"/>
    <w:rsid w:val="40DE1E37"/>
    <w:rsid w:val="40E8EFFD"/>
    <w:rsid w:val="40EBE45A"/>
    <w:rsid w:val="40EEEDB3"/>
    <w:rsid w:val="40FBD920"/>
    <w:rsid w:val="41181936"/>
    <w:rsid w:val="411C1F35"/>
    <w:rsid w:val="411EC732"/>
    <w:rsid w:val="41347103"/>
    <w:rsid w:val="415C653D"/>
    <w:rsid w:val="416EFC81"/>
    <w:rsid w:val="417ABDDD"/>
    <w:rsid w:val="41963560"/>
    <w:rsid w:val="41967C6B"/>
    <w:rsid w:val="41BD5B22"/>
    <w:rsid w:val="41C040B1"/>
    <w:rsid w:val="41D2D5EC"/>
    <w:rsid w:val="42067269"/>
    <w:rsid w:val="42399A99"/>
    <w:rsid w:val="424C190E"/>
    <w:rsid w:val="424DDA99"/>
    <w:rsid w:val="42524443"/>
    <w:rsid w:val="42648057"/>
    <w:rsid w:val="42688CC6"/>
    <w:rsid w:val="426AB792"/>
    <w:rsid w:val="4283108E"/>
    <w:rsid w:val="428D848A"/>
    <w:rsid w:val="429A34AD"/>
    <w:rsid w:val="42AC27FA"/>
    <w:rsid w:val="42B9505C"/>
    <w:rsid w:val="42CF518B"/>
    <w:rsid w:val="42D47B8F"/>
    <w:rsid w:val="42D4A542"/>
    <w:rsid w:val="42D61B26"/>
    <w:rsid w:val="42D819C0"/>
    <w:rsid w:val="42E690CC"/>
    <w:rsid w:val="430115D2"/>
    <w:rsid w:val="430AC75D"/>
    <w:rsid w:val="431FE220"/>
    <w:rsid w:val="432D58BB"/>
    <w:rsid w:val="4339B77E"/>
    <w:rsid w:val="4345D0AB"/>
    <w:rsid w:val="435067CF"/>
    <w:rsid w:val="435C08FE"/>
    <w:rsid w:val="436F876A"/>
    <w:rsid w:val="4377135A"/>
    <w:rsid w:val="43820DFD"/>
    <w:rsid w:val="43838A81"/>
    <w:rsid w:val="43A2C3D1"/>
    <w:rsid w:val="43D2C5EF"/>
    <w:rsid w:val="43E25A6E"/>
    <w:rsid w:val="43E47E14"/>
    <w:rsid w:val="43EDCD85"/>
    <w:rsid w:val="44075D41"/>
    <w:rsid w:val="44088AD7"/>
    <w:rsid w:val="440A3B06"/>
    <w:rsid w:val="440E3676"/>
    <w:rsid w:val="4411D45C"/>
    <w:rsid w:val="441CA99D"/>
    <w:rsid w:val="44692FF6"/>
    <w:rsid w:val="447D9C36"/>
    <w:rsid w:val="447ED558"/>
    <w:rsid w:val="448F8BBF"/>
    <w:rsid w:val="4496B17F"/>
    <w:rsid w:val="44A4746A"/>
    <w:rsid w:val="44A8124F"/>
    <w:rsid w:val="44AC43C6"/>
    <w:rsid w:val="44C2E8FE"/>
    <w:rsid w:val="44DB72CE"/>
    <w:rsid w:val="44E0CC28"/>
    <w:rsid w:val="44F4313E"/>
    <w:rsid w:val="44F7E0AA"/>
    <w:rsid w:val="451501C2"/>
    <w:rsid w:val="45308F57"/>
    <w:rsid w:val="4538C3E3"/>
    <w:rsid w:val="453DB9CC"/>
    <w:rsid w:val="454C1576"/>
    <w:rsid w:val="4560D7C7"/>
    <w:rsid w:val="4599D02F"/>
    <w:rsid w:val="45A57470"/>
    <w:rsid w:val="45D3827B"/>
    <w:rsid w:val="45D56B2B"/>
    <w:rsid w:val="45DE32CD"/>
    <w:rsid w:val="45E284CE"/>
    <w:rsid w:val="45F337DD"/>
    <w:rsid w:val="460ECEAC"/>
    <w:rsid w:val="4620403A"/>
    <w:rsid w:val="46307DDF"/>
    <w:rsid w:val="463E90F4"/>
    <w:rsid w:val="465679D0"/>
    <w:rsid w:val="465A22FA"/>
    <w:rsid w:val="466290FB"/>
    <w:rsid w:val="466A6C96"/>
    <w:rsid w:val="4698D8B6"/>
    <w:rsid w:val="4698EB77"/>
    <w:rsid w:val="46A258D8"/>
    <w:rsid w:val="46A2B886"/>
    <w:rsid w:val="46A740F4"/>
    <w:rsid w:val="46AD98E7"/>
    <w:rsid w:val="46BBE6D2"/>
    <w:rsid w:val="46C9FDA2"/>
    <w:rsid w:val="470F5938"/>
    <w:rsid w:val="4715E09F"/>
    <w:rsid w:val="4720F09B"/>
    <w:rsid w:val="472E3CC1"/>
    <w:rsid w:val="473E760E"/>
    <w:rsid w:val="475994B1"/>
    <w:rsid w:val="476A67C4"/>
    <w:rsid w:val="478A134B"/>
    <w:rsid w:val="47BFB449"/>
    <w:rsid w:val="47C2FAC5"/>
    <w:rsid w:val="47F40AEE"/>
    <w:rsid w:val="47F55C16"/>
    <w:rsid w:val="47FFC327"/>
    <w:rsid w:val="481394E4"/>
    <w:rsid w:val="48150462"/>
    <w:rsid w:val="481F994C"/>
    <w:rsid w:val="482B4ECB"/>
    <w:rsid w:val="484B929A"/>
    <w:rsid w:val="485C3BEC"/>
    <w:rsid w:val="4862D589"/>
    <w:rsid w:val="4864AAA6"/>
    <w:rsid w:val="4866D030"/>
    <w:rsid w:val="486AE9F3"/>
    <w:rsid w:val="488BA0C8"/>
    <w:rsid w:val="488C2D2A"/>
    <w:rsid w:val="48A24525"/>
    <w:rsid w:val="48BE0765"/>
    <w:rsid w:val="48C54858"/>
    <w:rsid w:val="48D63C92"/>
    <w:rsid w:val="48EEB25F"/>
    <w:rsid w:val="493383E0"/>
    <w:rsid w:val="4934DBDA"/>
    <w:rsid w:val="494F4106"/>
    <w:rsid w:val="496265E9"/>
    <w:rsid w:val="4987962A"/>
    <w:rsid w:val="49897320"/>
    <w:rsid w:val="49A20D58"/>
    <w:rsid w:val="49A708C1"/>
    <w:rsid w:val="49CDFC08"/>
    <w:rsid w:val="49D56804"/>
    <w:rsid w:val="49EF63A9"/>
    <w:rsid w:val="49EFF44E"/>
    <w:rsid w:val="49FC0A34"/>
    <w:rsid w:val="4A095852"/>
    <w:rsid w:val="4A0A81A7"/>
    <w:rsid w:val="4A0D17BF"/>
    <w:rsid w:val="4A18485C"/>
    <w:rsid w:val="4A77B622"/>
    <w:rsid w:val="4A818075"/>
    <w:rsid w:val="4A856B9F"/>
    <w:rsid w:val="4A8BF1ED"/>
    <w:rsid w:val="4A9E2500"/>
    <w:rsid w:val="4AA06D4F"/>
    <w:rsid w:val="4AA1F218"/>
    <w:rsid w:val="4AB43BF1"/>
    <w:rsid w:val="4AD3A686"/>
    <w:rsid w:val="4AD9B698"/>
    <w:rsid w:val="4AE1C483"/>
    <w:rsid w:val="4AE668B0"/>
    <w:rsid w:val="4AE7A496"/>
    <w:rsid w:val="4AE9D2CC"/>
    <w:rsid w:val="4AECDFE9"/>
    <w:rsid w:val="4AEF7BD8"/>
    <w:rsid w:val="4B060AC4"/>
    <w:rsid w:val="4B0904A6"/>
    <w:rsid w:val="4B11B0E2"/>
    <w:rsid w:val="4B1CEB00"/>
    <w:rsid w:val="4B25510A"/>
    <w:rsid w:val="4B2B07EE"/>
    <w:rsid w:val="4B3138AE"/>
    <w:rsid w:val="4B596636"/>
    <w:rsid w:val="4B687D5B"/>
    <w:rsid w:val="4B6AE818"/>
    <w:rsid w:val="4BA4A923"/>
    <w:rsid w:val="4BA77506"/>
    <w:rsid w:val="4BBC85EA"/>
    <w:rsid w:val="4BD1D4E3"/>
    <w:rsid w:val="4BD9E5E7"/>
    <w:rsid w:val="4BDD240A"/>
    <w:rsid w:val="4BDE0B79"/>
    <w:rsid w:val="4BE66186"/>
    <w:rsid w:val="4BEE2B46"/>
    <w:rsid w:val="4C1027FA"/>
    <w:rsid w:val="4C1DD488"/>
    <w:rsid w:val="4C5B7D62"/>
    <w:rsid w:val="4C9929D6"/>
    <w:rsid w:val="4CA40E72"/>
    <w:rsid w:val="4CAAB19D"/>
    <w:rsid w:val="4CB4D656"/>
    <w:rsid w:val="4CD878A6"/>
    <w:rsid w:val="4CD9C3B5"/>
    <w:rsid w:val="4CE302C8"/>
    <w:rsid w:val="4CE321B5"/>
    <w:rsid w:val="4CFE3476"/>
    <w:rsid w:val="4CFE5EF5"/>
    <w:rsid w:val="4D07121B"/>
    <w:rsid w:val="4D3AAC77"/>
    <w:rsid w:val="4D838706"/>
    <w:rsid w:val="4DB60AE2"/>
    <w:rsid w:val="4DC715B9"/>
    <w:rsid w:val="4DC721CE"/>
    <w:rsid w:val="4DE7DDB6"/>
    <w:rsid w:val="4DF82083"/>
    <w:rsid w:val="4DFD488B"/>
    <w:rsid w:val="4E05BB1D"/>
    <w:rsid w:val="4E195945"/>
    <w:rsid w:val="4E25B22D"/>
    <w:rsid w:val="4E34D735"/>
    <w:rsid w:val="4E493296"/>
    <w:rsid w:val="4E56FFAB"/>
    <w:rsid w:val="4E7C5D4A"/>
    <w:rsid w:val="4EAE4AB5"/>
    <w:rsid w:val="4EB9D9BC"/>
    <w:rsid w:val="4EBE450A"/>
    <w:rsid w:val="4EC315FA"/>
    <w:rsid w:val="4ECC3504"/>
    <w:rsid w:val="4ED40F4B"/>
    <w:rsid w:val="4ED50F87"/>
    <w:rsid w:val="4ED7C776"/>
    <w:rsid w:val="4EF85E4C"/>
    <w:rsid w:val="4F0BB23D"/>
    <w:rsid w:val="4F204D80"/>
    <w:rsid w:val="4F3011F3"/>
    <w:rsid w:val="4F35F2FD"/>
    <w:rsid w:val="4F47C2AE"/>
    <w:rsid w:val="4F6A111E"/>
    <w:rsid w:val="4F6DDC31"/>
    <w:rsid w:val="4F707622"/>
    <w:rsid w:val="4F70A2F1"/>
    <w:rsid w:val="4F73DE72"/>
    <w:rsid w:val="4F801CE5"/>
    <w:rsid w:val="4F888A1F"/>
    <w:rsid w:val="4FAAB7FD"/>
    <w:rsid w:val="4FAB735B"/>
    <w:rsid w:val="4FCC979B"/>
    <w:rsid w:val="4FD1C33B"/>
    <w:rsid w:val="4FDD0924"/>
    <w:rsid w:val="50271904"/>
    <w:rsid w:val="5027C18F"/>
    <w:rsid w:val="502A5562"/>
    <w:rsid w:val="50423F18"/>
    <w:rsid w:val="5053124A"/>
    <w:rsid w:val="505BE66B"/>
    <w:rsid w:val="505E786A"/>
    <w:rsid w:val="506CB716"/>
    <w:rsid w:val="506EFECB"/>
    <w:rsid w:val="50713ABF"/>
    <w:rsid w:val="5085A5A7"/>
    <w:rsid w:val="50E3FBEC"/>
    <w:rsid w:val="50E634D3"/>
    <w:rsid w:val="50F63A3F"/>
    <w:rsid w:val="50FCCC7F"/>
    <w:rsid w:val="50FFD4FE"/>
    <w:rsid w:val="51089724"/>
    <w:rsid w:val="510DAF7B"/>
    <w:rsid w:val="51121C52"/>
    <w:rsid w:val="51242864"/>
    <w:rsid w:val="5135140C"/>
    <w:rsid w:val="513F8FC8"/>
    <w:rsid w:val="514BEAB8"/>
    <w:rsid w:val="51519D7F"/>
    <w:rsid w:val="518DAAC9"/>
    <w:rsid w:val="51A94C44"/>
    <w:rsid w:val="51AC3B68"/>
    <w:rsid w:val="51C5A1C5"/>
    <w:rsid w:val="51D1A6B9"/>
    <w:rsid w:val="51E7E71E"/>
    <w:rsid w:val="51EDA7A6"/>
    <w:rsid w:val="5200E3B2"/>
    <w:rsid w:val="5209BD64"/>
    <w:rsid w:val="521DB26C"/>
    <w:rsid w:val="523F43EC"/>
    <w:rsid w:val="52571E21"/>
    <w:rsid w:val="525D6CCA"/>
    <w:rsid w:val="5271EFAB"/>
    <w:rsid w:val="52870111"/>
    <w:rsid w:val="52B19DFF"/>
    <w:rsid w:val="52B65249"/>
    <w:rsid w:val="52CE74CE"/>
    <w:rsid w:val="533CE8E3"/>
    <w:rsid w:val="5341E3D7"/>
    <w:rsid w:val="537A1CDD"/>
    <w:rsid w:val="53935557"/>
    <w:rsid w:val="539A39B3"/>
    <w:rsid w:val="53A0073F"/>
    <w:rsid w:val="53DCA2D4"/>
    <w:rsid w:val="53F93D2B"/>
    <w:rsid w:val="5401E091"/>
    <w:rsid w:val="541B637B"/>
    <w:rsid w:val="541BD3B5"/>
    <w:rsid w:val="54343F88"/>
    <w:rsid w:val="54375B15"/>
    <w:rsid w:val="544440D7"/>
    <w:rsid w:val="5463E34B"/>
    <w:rsid w:val="5466DA08"/>
    <w:rsid w:val="54DADC13"/>
    <w:rsid w:val="54F80509"/>
    <w:rsid w:val="551457CF"/>
    <w:rsid w:val="5514EC69"/>
    <w:rsid w:val="55181DD2"/>
    <w:rsid w:val="5520A850"/>
    <w:rsid w:val="55388F08"/>
    <w:rsid w:val="553C5E1D"/>
    <w:rsid w:val="555ADAF8"/>
    <w:rsid w:val="55656D3E"/>
    <w:rsid w:val="5587AEDE"/>
    <w:rsid w:val="559AF98B"/>
    <w:rsid w:val="559E36E2"/>
    <w:rsid w:val="55A14775"/>
    <w:rsid w:val="55A44157"/>
    <w:rsid w:val="55CCE15E"/>
    <w:rsid w:val="55D5F419"/>
    <w:rsid w:val="5633008F"/>
    <w:rsid w:val="5636C646"/>
    <w:rsid w:val="5639D73F"/>
    <w:rsid w:val="563A76F1"/>
    <w:rsid w:val="5644BB9B"/>
    <w:rsid w:val="565A3D2D"/>
    <w:rsid w:val="566E83E3"/>
    <w:rsid w:val="56819E74"/>
    <w:rsid w:val="568C186B"/>
    <w:rsid w:val="568F64A7"/>
    <w:rsid w:val="569A5BAA"/>
    <w:rsid w:val="56A0D028"/>
    <w:rsid w:val="56B1EBA3"/>
    <w:rsid w:val="56BAB8A8"/>
    <w:rsid w:val="56CB63B4"/>
    <w:rsid w:val="56CEC186"/>
    <w:rsid w:val="57021173"/>
    <w:rsid w:val="570A3CC5"/>
    <w:rsid w:val="571F1976"/>
    <w:rsid w:val="5726BE7D"/>
    <w:rsid w:val="5730F9EE"/>
    <w:rsid w:val="5736BF4F"/>
    <w:rsid w:val="573BED7C"/>
    <w:rsid w:val="574EEA25"/>
    <w:rsid w:val="5751B136"/>
    <w:rsid w:val="5752744A"/>
    <w:rsid w:val="57547A38"/>
    <w:rsid w:val="57553F49"/>
    <w:rsid w:val="575CD867"/>
    <w:rsid w:val="5762DE00"/>
    <w:rsid w:val="57ABB7CD"/>
    <w:rsid w:val="57ADBC94"/>
    <w:rsid w:val="57B0944B"/>
    <w:rsid w:val="57BF42F9"/>
    <w:rsid w:val="57D9D327"/>
    <w:rsid w:val="57E0FB06"/>
    <w:rsid w:val="57F54138"/>
    <w:rsid w:val="5806A6E0"/>
    <w:rsid w:val="581A6960"/>
    <w:rsid w:val="5824A0E0"/>
    <w:rsid w:val="586028C0"/>
    <w:rsid w:val="587FECFB"/>
    <w:rsid w:val="58841FD5"/>
    <w:rsid w:val="58A41F5A"/>
    <w:rsid w:val="58AF9474"/>
    <w:rsid w:val="58B5CF7E"/>
    <w:rsid w:val="58C631AA"/>
    <w:rsid w:val="58F2F0CC"/>
    <w:rsid w:val="58FAF53D"/>
    <w:rsid w:val="590D58FC"/>
    <w:rsid w:val="59162A33"/>
    <w:rsid w:val="5916773A"/>
    <w:rsid w:val="59303D91"/>
    <w:rsid w:val="59402984"/>
    <w:rsid w:val="595981BB"/>
    <w:rsid w:val="595E52AB"/>
    <w:rsid w:val="599E585F"/>
    <w:rsid w:val="59BC70FC"/>
    <w:rsid w:val="59D9527A"/>
    <w:rsid w:val="59E6D7A5"/>
    <w:rsid w:val="59F32F2E"/>
    <w:rsid w:val="5A0A3B65"/>
    <w:rsid w:val="5A19BA87"/>
    <w:rsid w:val="5A2239AA"/>
    <w:rsid w:val="5A2CBEFB"/>
    <w:rsid w:val="5A4ED1D5"/>
    <w:rsid w:val="5A549025"/>
    <w:rsid w:val="5A54C96B"/>
    <w:rsid w:val="5A5692B7"/>
    <w:rsid w:val="5A5FFCFF"/>
    <w:rsid w:val="5A6C3CE7"/>
    <w:rsid w:val="5A7E9B89"/>
    <w:rsid w:val="5A8A7B63"/>
    <w:rsid w:val="5AA0408C"/>
    <w:rsid w:val="5AC45BCE"/>
    <w:rsid w:val="5ADBD4A5"/>
    <w:rsid w:val="5AE848BF"/>
    <w:rsid w:val="5AFEA6E3"/>
    <w:rsid w:val="5B004F76"/>
    <w:rsid w:val="5B05647E"/>
    <w:rsid w:val="5B0EAA37"/>
    <w:rsid w:val="5B397103"/>
    <w:rsid w:val="5B3F1B92"/>
    <w:rsid w:val="5B487D77"/>
    <w:rsid w:val="5B5E7477"/>
    <w:rsid w:val="5B74C2BE"/>
    <w:rsid w:val="5B76E00E"/>
    <w:rsid w:val="5B9B4FC9"/>
    <w:rsid w:val="5BA7F1F6"/>
    <w:rsid w:val="5BB8E0A6"/>
    <w:rsid w:val="5BD81730"/>
    <w:rsid w:val="5BE72769"/>
    <w:rsid w:val="5C1A8002"/>
    <w:rsid w:val="5C2AD616"/>
    <w:rsid w:val="5C2F5F05"/>
    <w:rsid w:val="5C32C6C3"/>
    <w:rsid w:val="5C4AAF18"/>
    <w:rsid w:val="5C534BA4"/>
    <w:rsid w:val="5C64E9BF"/>
    <w:rsid w:val="5C886642"/>
    <w:rsid w:val="5C90ADB1"/>
    <w:rsid w:val="5C9C8B24"/>
    <w:rsid w:val="5CA05983"/>
    <w:rsid w:val="5CA7525B"/>
    <w:rsid w:val="5CAE8357"/>
    <w:rsid w:val="5CBC550D"/>
    <w:rsid w:val="5CE0B628"/>
    <w:rsid w:val="5CE267A9"/>
    <w:rsid w:val="5CE51D1D"/>
    <w:rsid w:val="5CEE4B2A"/>
    <w:rsid w:val="5CF17920"/>
    <w:rsid w:val="5D1EF87F"/>
    <w:rsid w:val="5D6A66E5"/>
    <w:rsid w:val="5D92DA32"/>
    <w:rsid w:val="5DE32E55"/>
    <w:rsid w:val="5DF8731F"/>
    <w:rsid w:val="5E03648B"/>
    <w:rsid w:val="5E230890"/>
    <w:rsid w:val="5E288BC5"/>
    <w:rsid w:val="5E2BF6BF"/>
    <w:rsid w:val="5E3A064B"/>
    <w:rsid w:val="5E6C0AB0"/>
    <w:rsid w:val="5E71A93D"/>
    <w:rsid w:val="5E72EC67"/>
    <w:rsid w:val="5E74C184"/>
    <w:rsid w:val="5E7D059C"/>
    <w:rsid w:val="5E87EE37"/>
    <w:rsid w:val="5E89C17C"/>
    <w:rsid w:val="5EAB7D8C"/>
    <w:rsid w:val="5EB2C807"/>
    <w:rsid w:val="5EB5AEA5"/>
    <w:rsid w:val="5EBB3A15"/>
    <w:rsid w:val="5F0EFAA3"/>
    <w:rsid w:val="5F245F6F"/>
    <w:rsid w:val="5F2C39AB"/>
    <w:rsid w:val="5F308A5D"/>
    <w:rsid w:val="5F4D147E"/>
    <w:rsid w:val="5F76BB41"/>
    <w:rsid w:val="5F805F5B"/>
    <w:rsid w:val="5FA3ACC3"/>
    <w:rsid w:val="5FB747D8"/>
    <w:rsid w:val="5FCCD66F"/>
    <w:rsid w:val="5FE90D57"/>
    <w:rsid w:val="5FF1A3EF"/>
    <w:rsid w:val="60020EFD"/>
    <w:rsid w:val="600BED6B"/>
    <w:rsid w:val="601F5B22"/>
    <w:rsid w:val="60238307"/>
    <w:rsid w:val="6032D5BD"/>
    <w:rsid w:val="603CECEA"/>
    <w:rsid w:val="6044D5C5"/>
    <w:rsid w:val="60521248"/>
    <w:rsid w:val="605997CC"/>
    <w:rsid w:val="60799DB8"/>
    <w:rsid w:val="60C1A787"/>
    <w:rsid w:val="60D820A4"/>
    <w:rsid w:val="60EE1A76"/>
    <w:rsid w:val="60F9DEE4"/>
    <w:rsid w:val="61044D9D"/>
    <w:rsid w:val="612265B3"/>
    <w:rsid w:val="61234CE1"/>
    <w:rsid w:val="614C59A3"/>
    <w:rsid w:val="615164B9"/>
    <w:rsid w:val="616AF827"/>
    <w:rsid w:val="6174712A"/>
    <w:rsid w:val="619DCE1A"/>
    <w:rsid w:val="61A47B6E"/>
    <w:rsid w:val="61ACB1BD"/>
    <w:rsid w:val="61B34295"/>
    <w:rsid w:val="61BD117B"/>
    <w:rsid w:val="620DE111"/>
    <w:rsid w:val="623877F8"/>
    <w:rsid w:val="6248A210"/>
    <w:rsid w:val="625461B4"/>
    <w:rsid w:val="62803B30"/>
    <w:rsid w:val="62941FF9"/>
    <w:rsid w:val="62A31334"/>
    <w:rsid w:val="62B30D26"/>
    <w:rsid w:val="62D24CDC"/>
    <w:rsid w:val="62DB530A"/>
    <w:rsid w:val="62EEF659"/>
    <w:rsid w:val="62FF76B0"/>
    <w:rsid w:val="6308B856"/>
    <w:rsid w:val="6321A635"/>
    <w:rsid w:val="6323E7DC"/>
    <w:rsid w:val="6329D191"/>
    <w:rsid w:val="63332E92"/>
    <w:rsid w:val="6335115B"/>
    <w:rsid w:val="6339A862"/>
    <w:rsid w:val="633ED5A6"/>
    <w:rsid w:val="635D9C5E"/>
    <w:rsid w:val="635EED07"/>
    <w:rsid w:val="63705779"/>
    <w:rsid w:val="637A8266"/>
    <w:rsid w:val="63806696"/>
    <w:rsid w:val="63B59992"/>
    <w:rsid w:val="63CE1EF1"/>
    <w:rsid w:val="63D96068"/>
    <w:rsid w:val="63DBC35B"/>
    <w:rsid w:val="63F44E32"/>
    <w:rsid w:val="640122B8"/>
    <w:rsid w:val="6416C012"/>
    <w:rsid w:val="64254870"/>
    <w:rsid w:val="642600F4"/>
    <w:rsid w:val="643FBC33"/>
    <w:rsid w:val="64500F9E"/>
    <w:rsid w:val="6461D5E6"/>
    <w:rsid w:val="647C62DB"/>
    <w:rsid w:val="647F48D5"/>
    <w:rsid w:val="64852C7C"/>
    <w:rsid w:val="649B4711"/>
    <w:rsid w:val="64A0635B"/>
    <w:rsid w:val="64D7A962"/>
    <w:rsid w:val="64DFBAB8"/>
    <w:rsid w:val="64E23CD9"/>
    <w:rsid w:val="64F90300"/>
    <w:rsid w:val="650770B8"/>
    <w:rsid w:val="651F30D9"/>
    <w:rsid w:val="65268162"/>
    <w:rsid w:val="65275D37"/>
    <w:rsid w:val="65649802"/>
    <w:rsid w:val="65666902"/>
    <w:rsid w:val="6582C78B"/>
    <w:rsid w:val="6598C9D2"/>
    <w:rsid w:val="65A35019"/>
    <w:rsid w:val="65BC57DA"/>
    <w:rsid w:val="65C2B1C9"/>
    <w:rsid w:val="65D4085D"/>
    <w:rsid w:val="65E1F4E1"/>
    <w:rsid w:val="65FFC04F"/>
    <w:rsid w:val="66091CC9"/>
    <w:rsid w:val="660F8C0E"/>
    <w:rsid w:val="66307FFD"/>
    <w:rsid w:val="664645B8"/>
    <w:rsid w:val="66653225"/>
    <w:rsid w:val="6666EE26"/>
    <w:rsid w:val="6670F2E9"/>
    <w:rsid w:val="6682F892"/>
    <w:rsid w:val="66831416"/>
    <w:rsid w:val="668A4512"/>
    <w:rsid w:val="668BEB4A"/>
    <w:rsid w:val="668E40CE"/>
    <w:rsid w:val="66AEAAE8"/>
    <w:rsid w:val="66C50C62"/>
    <w:rsid w:val="66D5A088"/>
    <w:rsid w:val="66EA272B"/>
    <w:rsid w:val="66F511BC"/>
    <w:rsid w:val="66FC9F25"/>
    <w:rsid w:val="67045CE8"/>
    <w:rsid w:val="6719AF18"/>
    <w:rsid w:val="6725426C"/>
    <w:rsid w:val="672F9E9E"/>
    <w:rsid w:val="6744EF18"/>
    <w:rsid w:val="6761853E"/>
    <w:rsid w:val="677E0805"/>
    <w:rsid w:val="6783533E"/>
    <w:rsid w:val="67964D3F"/>
    <w:rsid w:val="67978A71"/>
    <w:rsid w:val="6797A406"/>
    <w:rsid w:val="67A364CF"/>
    <w:rsid w:val="67B3624C"/>
    <w:rsid w:val="67B7F1B6"/>
    <w:rsid w:val="67B9DF5C"/>
    <w:rsid w:val="67C2B16E"/>
    <w:rsid w:val="67CF38BE"/>
    <w:rsid w:val="67D2E7D3"/>
    <w:rsid w:val="67EBC734"/>
    <w:rsid w:val="68012B39"/>
    <w:rsid w:val="680C6131"/>
    <w:rsid w:val="6813DA3F"/>
    <w:rsid w:val="68158935"/>
    <w:rsid w:val="68219C4D"/>
    <w:rsid w:val="68273BEE"/>
    <w:rsid w:val="683CD8CE"/>
    <w:rsid w:val="683FCA6F"/>
    <w:rsid w:val="6850728E"/>
    <w:rsid w:val="6874C57C"/>
    <w:rsid w:val="687CA756"/>
    <w:rsid w:val="68823C81"/>
    <w:rsid w:val="688CEB93"/>
    <w:rsid w:val="68A929FA"/>
    <w:rsid w:val="68BDA494"/>
    <w:rsid w:val="68EE51ED"/>
    <w:rsid w:val="68EF7115"/>
    <w:rsid w:val="68F039F6"/>
    <w:rsid w:val="68F8EEF2"/>
    <w:rsid w:val="68FB180A"/>
    <w:rsid w:val="69030DE9"/>
    <w:rsid w:val="6906D29D"/>
    <w:rsid w:val="69251B18"/>
    <w:rsid w:val="692C130A"/>
    <w:rsid w:val="69393279"/>
    <w:rsid w:val="69773377"/>
    <w:rsid w:val="699E7E9F"/>
    <w:rsid w:val="69B4A2EF"/>
    <w:rsid w:val="69BA90C1"/>
    <w:rsid w:val="69BF0639"/>
    <w:rsid w:val="69C6DE02"/>
    <w:rsid w:val="69E3CA18"/>
    <w:rsid w:val="69EB4155"/>
    <w:rsid w:val="69F1AC58"/>
    <w:rsid w:val="6A05CB5E"/>
    <w:rsid w:val="6A066693"/>
    <w:rsid w:val="6A251F12"/>
    <w:rsid w:val="6A335959"/>
    <w:rsid w:val="6AA5014B"/>
    <w:rsid w:val="6AA61C10"/>
    <w:rsid w:val="6AAE53B4"/>
    <w:rsid w:val="6ABC316E"/>
    <w:rsid w:val="6AC49151"/>
    <w:rsid w:val="6ACC34DF"/>
    <w:rsid w:val="6ADD50EA"/>
    <w:rsid w:val="6ADE2AA2"/>
    <w:rsid w:val="6B021AF1"/>
    <w:rsid w:val="6B16EBB1"/>
    <w:rsid w:val="6B2775FA"/>
    <w:rsid w:val="6B2BCF53"/>
    <w:rsid w:val="6B330676"/>
    <w:rsid w:val="6B35FAD3"/>
    <w:rsid w:val="6B697791"/>
    <w:rsid w:val="6B7560B6"/>
    <w:rsid w:val="6B7C0A89"/>
    <w:rsid w:val="6B8A875D"/>
    <w:rsid w:val="6B8B5497"/>
    <w:rsid w:val="6B8FFDFE"/>
    <w:rsid w:val="6B923103"/>
    <w:rsid w:val="6B958061"/>
    <w:rsid w:val="6B9E65F9"/>
    <w:rsid w:val="6BBFD010"/>
    <w:rsid w:val="6BC0EC1D"/>
    <w:rsid w:val="6BCB15EE"/>
    <w:rsid w:val="6BCEC223"/>
    <w:rsid w:val="6BD985D2"/>
    <w:rsid w:val="6BDE0C14"/>
    <w:rsid w:val="6BE79654"/>
    <w:rsid w:val="6BFB220E"/>
    <w:rsid w:val="6BFCAC4A"/>
    <w:rsid w:val="6C0B91AD"/>
    <w:rsid w:val="6C20EA4C"/>
    <w:rsid w:val="6C2FFA2F"/>
    <w:rsid w:val="6C4745DE"/>
    <w:rsid w:val="6C65E13B"/>
    <w:rsid w:val="6C6DA3E0"/>
    <w:rsid w:val="6C7C4B0B"/>
    <w:rsid w:val="6C7E5A02"/>
    <w:rsid w:val="6C952BB5"/>
    <w:rsid w:val="6CA6A94A"/>
    <w:rsid w:val="6CBE21D7"/>
    <w:rsid w:val="6CCD9ABD"/>
    <w:rsid w:val="6D00B566"/>
    <w:rsid w:val="6D1176C8"/>
    <w:rsid w:val="6D1BB443"/>
    <w:rsid w:val="6D3461CE"/>
    <w:rsid w:val="6D57B722"/>
    <w:rsid w:val="6D90B94A"/>
    <w:rsid w:val="6DA50011"/>
    <w:rsid w:val="6DB85B06"/>
    <w:rsid w:val="6DBD2F71"/>
    <w:rsid w:val="6DC0EE17"/>
    <w:rsid w:val="6DE12E1E"/>
    <w:rsid w:val="6DF0F976"/>
    <w:rsid w:val="6DF60493"/>
    <w:rsid w:val="6DF79A6F"/>
    <w:rsid w:val="6E018C65"/>
    <w:rsid w:val="6E165272"/>
    <w:rsid w:val="6E3E3B9C"/>
    <w:rsid w:val="6E719D29"/>
    <w:rsid w:val="6E740794"/>
    <w:rsid w:val="6E92EF7A"/>
    <w:rsid w:val="6E93008D"/>
    <w:rsid w:val="6E95C493"/>
    <w:rsid w:val="6E9CF6F7"/>
    <w:rsid w:val="6EB932CD"/>
    <w:rsid w:val="6ED54F56"/>
    <w:rsid w:val="6EDE7CC6"/>
    <w:rsid w:val="6EF821A0"/>
    <w:rsid w:val="6EFA72E4"/>
    <w:rsid w:val="6F0FD49D"/>
    <w:rsid w:val="6F1B0F93"/>
    <w:rsid w:val="6F307F90"/>
    <w:rsid w:val="6F4F018D"/>
    <w:rsid w:val="6F57570B"/>
    <w:rsid w:val="6F58F0C2"/>
    <w:rsid w:val="6F5AC5D1"/>
    <w:rsid w:val="6F5B30DB"/>
    <w:rsid w:val="6F68D9E3"/>
    <w:rsid w:val="6F755115"/>
    <w:rsid w:val="6F81069D"/>
    <w:rsid w:val="6F8137F7"/>
    <w:rsid w:val="6F82A1C0"/>
    <w:rsid w:val="6FA8E703"/>
    <w:rsid w:val="6FD65D81"/>
    <w:rsid w:val="6FDDF9B8"/>
    <w:rsid w:val="6FFF030D"/>
    <w:rsid w:val="701126AB"/>
    <w:rsid w:val="701D02BC"/>
    <w:rsid w:val="7022253D"/>
    <w:rsid w:val="7036378A"/>
    <w:rsid w:val="70372A61"/>
    <w:rsid w:val="706BC1E7"/>
    <w:rsid w:val="706CDFCA"/>
    <w:rsid w:val="70812835"/>
    <w:rsid w:val="70889A1C"/>
    <w:rsid w:val="708CB235"/>
    <w:rsid w:val="709C4E86"/>
    <w:rsid w:val="70B4AF07"/>
    <w:rsid w:val="70D78B04"/>
    <w:rsid w:val="70E559A5"/>
    <w:rsid w:val="70E6BC8A"/>
    <w:rsid w:val="7103D563"/>
    <w:rsid w:val="71258717"/>
    <w:rsid w:val="7152A964"/>
    <w:rsid w:val="7179CA19"/>
    <w:rsid w:val="7187377C"/>
    <w:rsid w:val="7189FD6D"/>
    <w:rsid w:val="71B62A0C"/>
    <w:rsid w:val="71C0DDC9"/>
    <w:rsid w:val="71CAFF7B"/>
    <w:rsid w:val="71D9A517"/>
    <w:rsid w:val="71DE3A06"/>
    <w:rsid w:val="71F2CB9C"/>
    <w:rsid w:val="72070D79"/>
    <w:rsid w:val="722B5F06"/>
    <w:rsid w:val="7233EA7F"/>
    <w:rsid w:val="72437519"/>
    <w:rsid w:val="724D15F4"/>
    <w:rsid w:val="7255A997"/>
    <w:rsid w:val="72592304"/>
    <w:rsid w:val="725FED9D"/>
    <w:rsid w:val="72635B11"/>
    <w:rsid w:val="7269D614"/>
    <w:rsid w:val="72D35744"/>
    <w:rsid w:val="72D595B1"/>
    <w:rsid w:val="72DF5370"/>
    <w:rsid w:val="72E54D54"/>
    <w:rsid w:val="7300F2B9"/>
    <w:rsid w:val="73037DEF"/>
    <w:rsid w:val="731D29BB"/>
    <w:rsid w:val="73268F28"/>
    <w:rsid w:val="73298E1D"/>
    <w:rsid w:val="732FB6A3"/>
    <w:rsid w:val="7336A3CF"/>
    <w:rsid w:val="735AAFC4"/>
    <w:rsid w:val="735F4273"/>
    <w:rsid w:val="73692837"/>
    <w:rsid w:val="736DBB8E"/>
    <w:rsid w:val="7379D796"/>
    <w:rsid w:val="737C6B69"/>
    <w:rsid w:val="738D716A"/>
    <w:rsid w:val="739E4A9A"/>
    <w:rsid w:val="73C6EDE1"/>
    <w:rsid w:val="73CF4AA6"/>
    <w:rsid w:val="73D4818C"/>
    <w:rsid w:val="73D61317"/>
    <w:rsid w:val="73E177FA"/>
    <w:rsid w:val="73F08F1F"/>
    <w:rsid w:val="73F7C6A4"/>
    <w:rsid w:val="73FC4828"/>
    <w:rsid w:val="73FD0637"/>
    <w:rsid w:val="740361D5"/>
    <w:rsid w:val="7438EA0F"/>
    <w:rsid w:val="743A0FDA"/>
    <w:rsid w:val="743C759B"/>
    <w:rsid w:val="744C1DBA"/>
    <w:rsid w:val="746B65D8"/>
    <w:rsid w:val="74729B74"/>
    <w:rsid w:val="747BD761"/>
    <w:rsid w:val="7486D676"/>
    <w:rsid w:val="7491FED3"/>
    <w:rsid w:val="74992210"/>
    <w:rsid w:val="749E0295"/>
    <w:rsid w:val="749E4E1D"/>
    <w:rsid w:val="74A62451"/>
    <w:rsid w:val="74B3871C"/>
    <w:rsid w:val="74C7BA97"/>
    <w:rsid w:val="74F04F4D"/>
    <w:rsid w:val="7525B8F6"/>
    <w:rsid w:val="753D6640"/>
    <w:rsid w:val="756E3027"/>
    <w:rsid w:val="7572F67F"/>
    <w:rsid w:val="75752C26"/>
    <w:rsid w:val="7582AC8D"/>
    <w:rsid w:val="7582BD2C"/>
    <w:rsid w:val="7584CD27"/>
    <w:rsid w:val="7586B2D7"/>
    <w:rsid w:val="759AE363"/>
    <w:rsid w:val="75A1CF99"/>
    <w:rsid w:val="75C6D5F8"/>
    <w:rsid w:val="75FEE8BF"/>
    <w:rsid w:val="7600F680"/>
    <w:rsid w:val="76065AF7"/>
    <w:rsid w:val="760D6513"/>
    <w:rsid w:val="76254335"/>
    <w:rsid w:val="76300802"/>
    <w:rsid w:val="765ED1E0"/>
    <w:rsid w:val="7665F075"/>
    <w:rsid w:val="766920EF"/>
    <w:rsid w:val="766A23C4"/>
    <w:rsid w:val="766B0E95"/>
    <w:rsid w:val="76881470"/>
    <w:rsid w:val="76AC1508"/>
    <w:rsid w:val="76B495E4"/>
    <w:rsid w:val="76BCCE92"/>
    <w:rsid w:val="76D11F54"/>
    <w:rsid w:val="76DD6075"/>
    <w:rsid w:val="770336BF"/>
    <w:rsid w:val="77171F88"/>
    <w:rsid w:val="772541E6"/>
    <w:rsid w:val="772EC08C"/>
    <w:rsid w:val="77545547"/>
    <w:rsid w:val="7756D849"/>
    <w:rsid w:val="77575FCF"/>
    <w:rsid w:val="77618D05"/>
    <w:rsid w:val="7764DC00"/>
    <w:rsid w:val="777B6D4A"/>
    <w:rsid w:val="7786558F"/>
    <w:rsid w:val="7795BF66"/>
    <w:rsid w:val="779B8C75"/>
    <w:rsid w:val="77A6C319"/>
    <w:rsid w:val="77B3F411"/>
    <w:rsid w:val="77C7F883"/>
    <w:rsid w:val="77DB268F"/>
    <w:rsid w:val="77F0F783"/>
    <w:rsid w:val="78025702"/>
    <w:rsid w:val="780B2401"/>
    <w:rsid w:val="78110831"/>
    <w:rsid w:val="781DDF1A"/>
    <w:rsid w:val="782BA037"/>
    <w:rsid w:val="7839A4FD"/>
    <w:rsid w:val="784A1B10"/>
    <w:rsid w:val="78510855"/>
    <w:rsid w:val="785B6969"/>
    <w:rsid w:val="7881226D"/>
    <w:rsid w:val="7892812E"/>
    <w:rsid w:val="78C9CEFA"/>
    <w:rsid w:val="78CB9C80"/>
    <w:rsid w:val="792A0E5E"/>
    <w:rsid w:val="7931DC28"/>
    <w:rsid w:val="79465EDF"/>
    <w:rsid w:val="79642882"/>
    <w:rsid w:val="797D04BC"/>
    <w:rsid w:val="797F415B"/>
    <w:rsid w:val="79896B4F"/>
    <w:rsid w:val="799243DC"/>
    <w:rsid w:val="79964A20"/>
    <w:rsid w:val="79A179E8"/>
    <w:rsid w:val="79A3EEED"/>
    <w:rsid w:val="79CFDFAA"/>
    <w:rsid w:val="79E0DBBD"/>
    <w:rsid w:val="79ED8F0C"/>
    <w:rsid w:val="79FB3891"/>
    <w:rsid w:val="79FE4CC6"/>
    <w:rsid w:val="7A050296"/>
    <w:rsid w:val="7A21D4D1"/>
    <w:rsid w:val="7A328605"/>
    <w:rsid w:val="7A391190"/>
    <w:rsid w:val="7A3E8192"/>
    <w:rsid w:val="7A54487A"/>
    <w:rsid w:val="7A553C45"/>
    <w:rsid w:val="7A65AE35"/>
    <w:rsid w:val="7A676C6D"/>
    <w:rsid w:val="7AAE2B0E"/>
    <w:rsid w:val="7AB0B36C"/>
    <w:rsid w:val="7AC61190"/>
    <w:rsid w:val="7AE0514A"/>
    <w:rsid w:val="7AE0DC39"/>
    <w:rsid w:val="7AFFED50"/>
    <w:rsid w:val="7B0F5D35"/>
    <w:rsid w:val="7B128A08"/>
    <w:rsid w:val="7B25CF0B"/>
    <w:rsid w:val="7B361568"/>
    <w:rsid w:val="7B3A4B4A"/>
    <w:rsid w:val="7B40172A"/>
    <w:rsid w:val="7B5AEFBA"/>
    <w:rsid w:val="7B9EFDB9"/>
    <w:rsid w:val="7BC48D65"/>
    <w:rsid w:val="7BC9D1AF"/>
    <w:rsid w:val="7BD9606C"/>
    <w:rsid w:val="7BE3F1C1"/>
    <w:rsid w:val="7BFE0BC1"/>
    <w:rsid w:val="7C1F6AE5"/>
    <w:rsid w:val="7C2E6CF0"/>
    <w:rsid w:val="7C37450A"/>
    <w:rsid w:val="7C474C1D"/>
    <w:rsid w:val="7C766F51"/>
    <w:rsid w:val="7C767068"/>
    <w:rsid w:val="7C81FABA"/>
    <w:rsid w:val="7C84CA78"/>
    <w:rsid w:val="7C99BADB"/>
    <w:rsid w:val="7CAA5B13"/>
    <w:rsid w:val="7CBEC756"/>
    <w:rsid w:val="7D323639"/>
    <w:rsid w:val="7D5132A4"/>
    <w:rsid w:val="7D5D2784"/>
    <w:rsid w:val="7D6A9CF9"/>
    <w:rsid w:val="7D7D70EC"/>
    <w:rsid w:val="7DA1158A"/>
    <w:rsid w:val="7DADB850"/>
    <w:rsid w:val="7DB9D79A"/>
    <w:rsid w:val="7DD577DC"/>
    <w:rsid w:val="7DDA8C23"/>
    <w:rsid w:val="7DED88F6"/>
    <w:rsid w:val="7E0F425B"/>
    <w:rsid w:val="7E13A686"/>
    <w:rsid w:val="7E16C31C"/>
    <w:rsid w:val="7E21A960"/>
    <w:rsid w:val="7E2671CF"/>
    <w:rsid w:val="7E2CB64B"/>
    <w:rsid w:val="7E3038FF"/>
    <w:rsid w:val="7E346352"/>
    <w:rsid w:val="7E374D82"/>
    <w:rsid w:val="7E3FDF61"/>
    <w:rsid w:val="7E6257B7"/>
    <w:rsid w:val="7E7CB4AB"/>
    <w:rsid w:val="7E91492F"/>
    <w:rsid w:val="7E963F51"/>
    <w:rsid w:val="7EA005A3"/>
    <w:rsid w:val="7EAEEF21"/>
    <w:rsid w:val="7EC6D8C5"/>
    <w:rsid w:val="7EC876D5"/>
    <w:rsid w:val="7EEE4571"/>
    <w:rsid w:val="7F2FE0AC"/>
    <w:rsid w:val="7F52F1B2"/>
    <w:rsid w:val="7F60FFD6"/>
    <w:rsid w:val="7F6640A2"/>
    <w:rsid w:val="7F681BE6"/>
    <w:rsid w:val="7F71715F"/>
    <w:rsid w:val="7F9FCA94"/>
    <w:rsid w:val="7FA03EDC"/>
    <w:rsid w:val="7FAFB2FD"/>
    <w:rsid w:val="7FCB0857"/>
    <w:rsid w:val="7FE36B55"/>
    <w:rsid w:val="7FF14A92"/>
    <w:rsid w:val="7FFD4B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D4A0"/>
  <w15:chartTrackingRefBased/>
  <w15:docId w15:val="{17A2DB8C-731F-472C-8069-F72D15BED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2771"/>
    <w:pPr>
      <w:spacing w:after="0" w:line="276"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C1C9D"/>
    <w:pPr>
      <w:keepNext/>
      <w:keepLines/>
      <w:spacing w:before="360"/>
      <w:outlineLvl w:val="0"/>
    </w:pPr>
    <w:rPr>
      <w:rFonts w:asciiTheme="majorHAnsi" w:hAnsiTheme="majorHAnsi" w:eastAsiaTheme="majorEastAsia" w:cstheme="majorBidi"/>
      <w:b/>
      <w:sz w:val="32"/>
      <w:szCs w:val="32"/>
    </w:rPr>
  </w:style>
  <w:style w:type="paragraph" w:styleId="Heading2">
    <w:name w:val="heading 2"/>
    <w:basedOn w:val="Normal"/>
    <w:next w:val="Normal"/>
    <w:link w:val="Heading2Char"/>
    <w:uiPriority w:val="9"/>
    <w:unhideWhenUsed/>
    <w:qFormat/>
    <w:rsid w:val="006C1C9D"/>
    <w:pPr>
      <w:keepNext/>
      <w:keepLines/>
      <w:spacing w:before="160"/>
      <w:outlineLvl w:val="1"/>
    </w:pPr>
    <w:rPr>
      <w:rFonts w:asciiTheme="majorHAnsi" w:hAnsiTheme="majorHAnsi" w:eastAsiaTheme="majorEastAsia" w:cstheme="majorBidi"/>
      <w:i/>
      <w:sz w:val="26"/>
      <w:szCs w:val="26"/>
    </w:rPr>
  </w:style>
  <w:style w:type="paragraph" w:styleId="Heading3">
    <w:name w:val="heading 3"/>
    <w:basedOn w:val="Normal"/>
    <w:next w:val="Normal"/>
    <w:link w:val="Heading3Char"/>
    <w:uiPriority w:val="9"/>
    <w:unhideWhenUsed/>
    <w:qFormat/>
    <w:rsid w:val="00CA7451"/>
    <w:pPr>
      <w:keepNext/>
      <w:keepLines/>
      <w:spacing w:before="160"/>
      <w:outlineLvl w:val="2"/>
    </w:pPr>
    <w:rPr>
      <w:rFonts w:asciiTheme="majorHAnsi" w:hAnsiTheme="majorHAnsi" w:eastAsiaTheme="majorEastAsia" w:cstheme="majorBidi"/>
      <w:i/>
      <w:szCs w:val="24"/>
    </w:rPr>
  </w:style>
  <w:style w:type="paragraph" w:styleId="Heading4">
    <w:name w:val="heading 4"/>
    <w:basedOn w:val="Normal"/>
    <w:next w:val="Normal"/>
    <w:link w:val="Heading4Char"/>
    <w:uiPriority w:val="9"/>
    <w:unhideWhenUsed/>
    <w:qFormat/>
    <w:rsid w:val="005004AB"/>
    <w:pPr>
      <w:keepNext/>
      <w:keepLines/>
      <w:spacing w:before="40"/>
      <w:outlineLvl w:val="3"/>
    </w:pPr>
    <w:rPr>
      <w:rFonts w:asciiTheme="majorHAnsi" w:hAnsiTheme="majorHAnsi" w:eastAsiaTheme="majorEastAsia" w:cstheme="majorBidi"/>
      <w:i/>
      <w:iCs/>
    </w:rPr>
  </w:style>
  <w:style w:type="paragraph" w:styleId="Heading5">
    <w:name w:val="heading 5"/>
    <w:basedOn w:val="Normal"/>
    <w:next w:val="Normal"/>
    <w:link w:val="Heading5Char"/>
    <w:uiPriority w:val="9"/>
    <w:unhideWhenUsed/>
    <w:qFormat/>
    <w:rsid w:val="003E34BF"/>
    <w:pPr>
      <w:keepNext/>
      <w:keepLines/>
      <w:spacing w:before="40"/>
      <w:outlineLvl w:val="4"/>
    </w:pPr>
    <w:rPr>
      <w:rFonts w:asciiTheme="majorHAnsi" w:hAnsiTheme="majorHAnsi" w:eastAsiaTheme="majorEastAsia" w:cstheme="majorBidi"/>
      <w:i/>
    </w:rPr>
  </w:style>
  <w:style w:type="paragraph" w:styleId="Heading6">
    <w:name w:val="heading 6"/>
    <w:basedOn w:val="Normal"/>
    <w:next w:val="Normal"/>
    <w:link w:val="Heading6Char"/>
    <w:uiPriority w:val="9"/>
    <w:unhideWhenUsed/>
    <w:qFormat/>
    <w:rsid w:val="002C55A5"/>
    <w:pPr>
      <w:keepNext/>
      <w:keepLines/>
      <w:spacing w:before="40"/>
      <w:outlineLvl w:val="5"/>
    </w:pPr>
    <w:rPr>
      <w:rFonts w:asciiTheme="majorHAnsi" w:hAnsiTheme="majorHAnsi" w:eastAsiaTheme="majorEastAsia" w:cstheme="majorBidi"/>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00FE6"/>
    <w:rPr>
      <w:rFonts w:asciiTheme="majorHAnsi" w:hAnsiTheme="majorHAnsi" w:eastAsiaTheme="majorEastAsia" w:cstheme="majorBidi"/>
      <w:b/>
      <w:color w:val="000000" w:themeColor="text1"/>
      <w:sz w:val="32"/>
      <w:szCs w:val="32"/>
    </w:rPr>
  </w:style>
  <w:style w:type="character" w:styleId="Heading2Char" w:customStyle="1">
    <w:name w:val="Heading 2 Char"/>
    <w:basedOn w:val="DefaultParagraphFont"/>
    <w:link w:val="Heading2"/>
    <w:uiPriority w:val="9"/>
    <w:rsid w:val="00A754CB"/>
    <w:rPr>
      <w:rFonts w:asciiTheme="majorHAnsi" w:hAnsiTheme="majorHAnsi" w:eastAsiaTheme="majorEastAsia" w:cstheme="majorBidi"/>
      <w:i/>
      <w:color w:val="000000" w:themeColor="text1"/>
      <w:sz w:val="26"/>
      <w:szCs w:val="26"/>
    </w:rPr>
  </w:style>
  <w:style w:type="character" w:styleId="Heading3Char" w:customStyle="1">
    <w:name w:val="Heading 3 Char"/>
    <w:basedOn w:val="DefaultParagraphFont"/>
    <w:link w:val="Heading3"/>
    <w:uiPriority w:val="9"/>
    <w:rsid w:val="008426C5"/>
    <w:rPr>
      <w:rFonts w:asciiTheme="majorHAnsi" w:hAnsiTheme="majorHAnsi" w:eastAsiaTheme="majorEastAsia" w:cstheme="majorBidi"/>
      <w:i/>
      <w:color w:val="000000" w:themeColor="text1"/>
      <w:sz w:val="24"/>
      <w:szCs w:val="24"/>
    </w:rPr>
  </w:style>
  <w:style w:type="paragraph" w:styleId="ListParagraph">
    <w:name w:val="List Paragraph"/>
    <w:basedOn w:val="Normal"/>
    <w:uiPriority w:val="34"/>
    <w:qFormat/>
    <w:rsid w:val="00387FE7"/>
    <w:pPr>
      <w:ind w:left="720"/>
      <w:contextualSpacing/>
    </w:pPr>
  </w:style>
  <w:style w:type="character" w:styleId="PlaceholderText">
    <w:name w:val="Placeholder Text"/>
    <w:basedOn w:val="DefaultParagraphFont"/>
    <w:uiPriority w:val="99"/>
    <w:semiHidden/>
    <w:rsid w:val="00C76A40"/>
    <w:rPr>
      <w:color w:val="808080"/>
    </w:rPr>
  </w:style>
  <w:style w:type="character" w:styleId="Heading4Char" w:customStyle="1">
    <w:name w:val="Heading 4 Char"/>
    <w:basedOn w:val="DefaultParagraphFont"/>
    <w:link w:val="Heading4"/>
    <w:uiPriority w:val="9"/>
    <w:rsid w:val="005004AB"/>
    <w:rPr>
      <w:rFonts w:asciiTheme="majorHAnsi" w:hAnsiTheme="majorHAnsi" w:eastAsiaTheme="majorEastAsia" w:cstheme="majorBidi"/>
      <w:i/>
      <w:iCs/>
      <w:color w:val="000000" w:themeColor="text1"/>
      <w:sz w:val="24"/>
    </w:rPr>
  </w:style>
  <w:style w:type="character" w:styleId="CommentReference">
    <w:name w:val="annotation reference"/>
    <w:basedOn w:val="DefaultParagraphFont"/>
    <w:uiPriority w:val="99"/>
    <w:semiHidden/>
    <w:unhideWhenUsed/>
    <w:rsid w:val="006E5FA0"/>
    <w:rPr>
      <w:sz w:val="16"/>
      <w:szCs w:val="16"/>
    </w:rPr>
  </w:style>
  <w:style w:type="paragraph" w:styleId="CommentText">
    <w:name w:val="annotation text"/>
    <w:basedOn w:val="Normal"/>
    <w:link w:val="CommentTextChar"/>
    <w:uiPriority w:val="99"/>
    <w:unhideWhenUsed/>
    <w:rsid w:val="006E5FA0"/>
    <w:pPr>
      <w:spacing w:line="240" w:lineRule="auto"/>
    </w:pPr>
    <w:rPr>
      <w:sz w:val="20"/>
      <w:szCs w:val="20"/>
    </w:rPr>
  </w:style>
  <w:style w:type="character" w:styleId="CommentTextChar" w:customStyle="1">
    <w:name w:val="Comment Text Char"/>
    <w:basedOn w:val="DefaultParagraphFont"/>
    <w:link w:val="CommentText"/>
    <w:uiPriority w:val="99"/>
    <w:rsid w:val="006E5FA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E5FA0"/>
    <w:rPr>
      <w:b/>
      <w:bCs/>
    </w:rPr>
  </w:style>
  <w:style w:type="character" w:styleId="CommentSubjectChar" w:customStyle="1">
    <w:name w:val="Comment Subject Char"/>
    <w:basedOn w:val="CommentTextChar"/>
    <w:link w:val="CommentSubject"/>
    <w:uiPriority w:val="99"/>
    <w:semiHidden/>
    <w:rsid w:val="006E5FA0"/>
    <w:rPr>
      <w:rFonts w:ascii="Times New Roman" w:hAnsi="Times New Roman"/>
      <w:b/>
      <w:bCs/>
      <w:color w:val="000000" w:themeColor="text1"/>
      <w:sz w:val="20"/>
      <w:szCs w:val="20"/>
    </w:rPr>
  </w:style>
  <w:style w:type="character" w:styleId="Mention">
    <w:name w:val="Mention"/>
    <w:basedOn w:val="DefaultParagraphFont"/>
    <w:uiPriority w:val="99"/>
    <w:unhideWhenUsed/>
    <w:rsid w:val="006E5FA0"/>
    <w:rPr>
      <w:color w:val="2B579A"/>
      <w:shd w:val="clear" w:color="auto" w:fill="E1DFDD"/>
    </w:rPr>
  </w:style>
  <w:style w:type="character" w:styleId="Heading5Char" w:customStyle="1">
    <w:name w:val="Heading 5 Char"/>
    <w:basedOn w:val="DefaultParagraphFont"/>
    <w:link w:val="Heading5"/>
    <w:uiPriority w:val="9"/>
    <w:rsid w:val="003E34BF"/>
    <w:rPr>
      <w:rFonts w:asciiTheme="majorHAnsi" w:hAnsiTheme="majorHAnsi" w:eastAsiaTheme="majorEastAsia" w:cstheme="majorBidi"/>
      <w:i/>
      <w:color w:val="000000" w:themeColor="text1"/>
      <w:sz w:val="24"/>
    </w:rPr>
  </w:style>
  <w:style w:type="character" w:styleId="ui-provider" w:customStyle="1">
    <w:name w:val="ui-provider"/>
    <w:basedOn w:val="DefaultParagraphFont"/>
    <w:rsid w:val="003E34BF"/>
  </w:style>
  <w:style w:type="paragraph" w:styleId="Revision">
    <w:name w:val="Revision"/>
    <w:hidden/>
    <w:uiPriority w:val="99"/>
    <w:semiHidden/>
    <w:rsid w:val="004612B2"/>
    <w:pPr>
      <w:spacing w:after="0" w:line="240" w:lineRule="auto"/>
    </w:pPr>
    <w:rPr>
      <w:rFonts w:ascii="Times New Roman" w:hAnsi="Times New Roman"/>
      <w:color w:val="000000" w:themeColor="text1"/>
      <w:sz w:val="24"/>
    </w:rPr>
  </w:style>
  <w:style w:type="character" w:styleId="sc11" w:customStyle="1">
    <w:name w:val="sc11"/>
    <w:basedOn w:val="DefaultParagraphFont"/>
    <w:rsid w:val="0093769E"/>
    <w:rPr>
      <w:rFonts w:hint="default" w:ascii="Courier New" w:hAnsi="Courier New" w:cs="Courier New"/>
      <w:color w:val="000000"/>
      <w:sz w:val="20"/>
      <w:szCs w:val="20"/>
    </w:rPr>
  </w:style>
  <w:style w:type="character" w:styleId="sc0" w:customStyle="1">
    <w:name w:val="sc0"/>
    <w:basedOn w:val="DefaultParagraphFont"/>
    <w:rsid w:val="0093769E"/>
    <w:rPr>
      <w:rFonts w:hint="default" w:ascii="Courier New" w:hAnsi="Courier New" w:cs="Courier New"/>
      <w:color w:val="000000"/>
      <w:sz w:val="20"/>
      <w:szCs w:val="20"/>
    </w:rPr>
  </w:style>
  <w:style w:type="character" w:styleId="sc101" w:customStyle="1">
    <w:name w:val="sc101"/>
    <w:basedOn w:val="DefaultParagraphFont"/>
    <w:rsid w:val="0093769E"/>
    <w:rPr>
      <w:rFonts w:hint="default" w:ascii="Courier New" w:hAnsi="Courier New" w:cs="Courier New"/>
      <w:b/>
      <w:bCs/>
      <w:color w:val="000080"/>
      <w:sz w:val="20"/>
      <w:szCs w:val="20"/>
    </w:rPr>
  </w:style>
  <w:style w:type="character" w:styleId="sc21" w:customStyle="1">
    <w:name w:val="sc21"/>
    <w:basedOn w:val="DefaultParagraphFont"/>
    <w:rsid w:val="0093769E"/>
    <w:rPr>
      <w:rFonts w:hint="default" w:ascii="Courier New" w:hAnsi="Courier New" w:cs="Courier New"/>
      <w:color w:val="FF0000"/>
      <w:sz w:val="20"/>
      <w:szCs w:val="20"/>
    </w:rPr>
  </w:style>
  <w:style w:type="character" w:styleId="sc51" w:customStyle="1">
    <w:name w:val="sc51"/>
    <w:basedOn w:val="DefaultParagraphFont"/>
    <w:rsid w:val="0093769E"/>
    <w:rPr>
      <w:rFonts w:hint="default" w:ascii="Courier New" w:hAnsi="Courier New" w:cs="Courier New"/>
      <w:b/>
      <w:bCs/>
      <w:color w:val="0000FF"/>
      <w:sz w:val="20"/>
      <w:szCs w:val="20"/>
    </w:rPr>
  </w:style>
  <w:style w:type="character" w:styleId="sc141" w:customStyle="1">
    <w:name w:val="sc141"/>
    <w:basedOn w:val="DefaultParagraphFont"/>
    <w:rsid w:val="0093769E"/>
    <w:rPr>
      <w:rFonts w:hint="default" w:ascii="Courier New" w:hAnsi="Courier New" w:cs="Courier New"/>
      <w:b/>
      <w:bCs/>
      <w:color w:val="880088"/>
      <w:sz w:val="20"/>
      <w:szCs w:val="20"/>
    </w:rPr>
  </w:style>
  <w:style w:type="character" w:styleId="sc12" w:customStyle="1">
    <w:name w:val="sc12"/>
    <w:basedOn w:val="DefaultParagraphFont"/>
    <w:rsid w:val="00DE698E"/>
    <w:rPr>
      <w:rFonts w:hint="default" w:ascii="Courier New" w:hAnsi="Courier New" w:cs="Courier New"/>
      <w:color w:val="008000"/>
      <w:sz w:val="20"/>
      <w:szCs w:val="20"/>
    </w:rPr>
  </w:style>
  <w:style w:type="table" w:styleId="TableGrid">
    <w:name w:val="Table Grid"/>
    <w:basedOn w:val="TableNormal"/>
    <w:uiPriority w:val="39"/>
    <w:rsid w:val="008A3D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Pr>
      <w:color w:val="0563C1" w:themeColor="hyperlink"/>
      <w:u w:val="single"/>
    </w:rPr>
  </w:style>
  <w:style w:type="character" w:styleId="Heading6Char" w:customStyle="1">
    <w:name w:val="Heading 6 Char"/>
    <w:basedOn w:val="DefaultParagraphFont"/>
    <w:link w:val="Heading6"/>
    <w:uiPriority w:val="9"/>
    <w:rsid w:val="00E22303"/>
    <w:rPr>
      <w:rFonts w:asciiTheme="majorHAnsi" w:hAnsiTheme="majorHAnsi" w:eastAsiaTheme="majorEastAsia" w:cstheme="majorBidi"/>
      <w:i/>
      <w:color w:val="000000" w:themeColor="text1"/>
      <w:sz w:val="24"/>
    </w:rPr>
  </w:style>
  <w:style w:type="character" w:styleId="sc91" w:customStyle="1">
    <w:name w:val="sc91"/>
    <w:basedOn w:val="DefaultParagraphFont"/>
    <w:rsid w:val="00C06B33"/>
    <w:rPr>
      <w:rFonts w:hint="default" w:ascii="Courier New" w:hAnsi="Courier New" w:cs="Courier New"/>
      <w:color w:val="FF00FF"/>
      <w:sz w:val="20"/>
      <w:szCs w:val="20"/>
    </w:rPr>
  </w:style>
  <w:style w:type="paragraph" w:styleId="Header">
    <w:name w:val="header"/>
    <w:basedOn w:val="Normal"/>
    <w:link w:val="HeaderChar"/>
    <w:uiPriority w:val="99"/>
    <w:unhideWhenUsed/>
    <w:rsid w:val="00EE79B7"/>
    <w:pPr>
      <w:tabs>
        <w:tab w:val="center" w:pos="4680"/>
        <w:tab w:val="right" w:pos="9360"/>
      </w:tabs>
      <w:spacing w:line="240" w:lineRule="auto"/>
    </w:pPr>
  </w:style>
  <w:style w:type="character" w:styleId="HeaderChar" w:customStyle="1">
    <w:name w:val="Header Char"/>
    <w:basedOn w:val="DefaultParagraphFont"/>
    <w:link w:val="Header"/>
    <w:uiPriority w:val="99"/>
    <w:rsid w:val="00EE79B7"/>
    <w:rPr>
      <w:rFonts w:ascii="Times New Roman" w:hAnsi="Times New Roman"/>
      <w:color w:val="000000" w:themeColor="text1"/>
      <w:sz w:val="24"/>
    </w:rPr>
  </w:style>
  <w:style w:type="paragraph" w:styleId="Footer">
    <w:name w:val="footer"/>
    <w:basedOn w:val="Normal"/>
    <w:link w:val="FooterChar"/>
    <w:uiPriority w:val="99"/>
    <w:unhideWhenUsed/>
    <w:rsid w:val="00EE79B7"/>
    <w:pPr>
      <w:tabs>
        <w:tab w:val="center" w:pos="4680"/>
        <w:tab w:val="right" w:pos="9360"/>
      </w:tabs>
      <w:spacing w:line="240" w:lineRule="auto"/>
    </w:pPr>
  </w:style>
  <w:style w:type="character" w:styleId="FooterChar" w:customStyle="1">
    <w:name w:val="Footer Char"/>
    <w:basedOn w:val="DefaultParagraphFont"/>
    <w:link w:val="Footer"/>
    <w:uiPriority w:val="99"/>
    <w:rsid w:val="00EE79B7"/>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5908">
      <w:bodyDiv w:val="1"/>
      <w:marLeft w:val="0"/>
      <w:marRight w:val="0"/>
      <w:marTop w:val="0"/>
      <w:marBottom w:val="0"/>
      <w:divBdr>
        <w:top w:val="none" w:sz="0" w:space="0" w:color="auto"/>
        <w:left w:val="none" w:sz="0" w:space="0" w:color="auto"/>
        <w:bottom w:val="none" w:sz="0" w:space="0" w:color="auto"/>
        <w:right w:val="none" w:sz="0" w:space="0" w:color="auto"/>
      </w:divBdr>
    </w:div>
    <w:div w:id="160580898">
      <w:bodyDiv w:val="1"/>
      <w:marLeft w:val="0"/>
      <w:marRight w:val="0"/>
      <w:marTop w:val="0"/>
      <w:marBottom w:val="0"/>
      <w:divBdr>
        <w:top w:val="none" w:sz="0" w:space="0" w:color="auto"/>
        <w:left w:val="none" w:sz="0" w:space="0" w:color="auto"/>
        <w:bottom w:val="none" w:sz="0" w:space="0" w:color="auto"/>
        <w:right w:val="none" w:sz="0" w:space="0" w:color="auto"/>
      </w:divBdr>
    </w:div>
    <w:div w:id="421339889">
      <w:bodyDiv w:val="1"/>
      <w:marLeft w:val="0"/>
      <w:marRight w:val="0"/>
      <w:marTop w:val="0"/>
      <w:marBottom w:val="0"/>
      <w:divBdr>
        <w:top w:val="none" w:sz="0" w:space="0" w:color="auto"/>
        <w:left w:val="none" w:sz="0" w:space="0" w:color="auto"/>
        <w:bottom w:val="none" w:sz="0" w:space="0" w:color="auto"/>
        <w:right w:val="none" w:sz="0" w:space="0" w:color="auto"/>
      </w:divBdr>
      <w:divsChild>
        <w:div w:id="437457508">
          <w:marLeft w:val="0"/>
          <w:marRight w:val="0"/>
          <w:marTop w:val="0"/>
          <w:marBottom w:val="0"/>
          <w:divBdr>
            <w:top w:val="none" w:sz="0" w:space="0" w:color="auto"/>
            <w:left w:val="none" w:sz="0" w:space="0" w:color="auto"/>
            <w:bottom w:val="none" w:sz="0" w:space="0" w:color="auto"/>
            <w:right w:val="none" w:sz="0" w:space="0" w:color="auto"/>
          </w:divBdr>
        </w:div>
      </w:divsChild>
    </w:div>
    <w:div w:id="614480226">
      <w:bodyDiv w:val="1"/>
      <w:marLeft w:val="0"/>
      <w:marRight w:val="0"/>
      <w:marTop w:val="0"/>
      <w:marBottom w:val="0"/>
      <w:divBdr>
        <w:top w:val="none" w:sz="0" w:space="0" w:color="auto"/>
        <w:left w:val="none" w:sz="0" w:space="0" w:color="auto"/>
        <w:bottom w:val="none" w:sz="0" w:space="0" w:color="auto"/>
        <w:right w:val="none" w:sz="0" w:space="0" w:color="auto"/>
      </w:divBdr>
    </w:div>
    <w:div w:id="627275196">
      <w:bodyDiv w:val="1"/>
      <w:marLeft w:val="0"/>
      <w:marRight w:val="0"/>
      <w:marTop w:val="0"/>
      <w:marBottom w:val="0"/>
      <w:divBdr>
        <w:top w:val="none" w:sz="0" w:space="0" w:color="auto"/>
        <w:left w:val="none" w:sz="0" w:space="0" w:color="auto"/>
        <w:bottom w:val="none" w:sz="0" w:space="0" w:color="auto"/>
        <w:right w:val="none" w:sz="0" w:space="0" w:color="auto"/>
      </w:divBdr>
    </w:div>
    <w:div w:id="722289630">
      <w:bodyDiv w:val="1"/>
      <w:marLeft w:val="0"/>
      <w:marRight w:val="0"/>
      <w:marTop w:val="0"/>
      <w:marBottom w:val="0"/>
      <w:divBdr>
        <w:top w:val="none" w:sz="0" w:space="0" w:color="auto"/>
        <w:left w:val="none" w:sz="0" w:space="0" w:color="auto"/>
        <w:bottom w:val="none" w:sz="0" w:space="0" w:color="auto"/>
        <w:right w:val="none" w:sz="0" w:space="0" w:color="auto"/>
      </w:divBdr>
    </w:div>
    <w:div w:id="1267690205">
      <w:bodyDiv w:val="1"/>
      <w:marLeft w:val="0"/>
      <w:marRight w:val="0"/>
      <w:marTop w:val="0"/>
      <w:marBottom w:val="0"/>
      <w:divBdr>
        <w:top w:val="none" w:sz="0" w:space="0" w:color="auto"/>
        <w:left w:val="none" w:sz="0" w:space="0" w:color="auto"/>
        <w:bottom w:val="none" w:sz="0" w:space="0" w:color="auto"/>
        <w:right w:val="none" w:sz="0" w:space="0" w:color="auto"/>
      </w:divBdr>
    </w:div>
    <w:div w:id="1313023600">
      <w:bodyDiv w:val="1"/>
      <w:marLeft w:val="0"/>
      <w:marRight w:val="0"/>
      <w:marTop w:val="0"/>
      <w:marBottom w:val="0"/>
      <w:divBdr>
        <w:top w:val="none" w:sz="0" w:space="0" w:color="auto"/>
        <w:left w:val="none" w:sz="0" w:space="0" w:color="auto"/>
        <w:bottom w:val="none" w:sz="0" w:space="0" w:color="auto"/>
        <w:right w:val="none" w:sz="0" w:space="0" w:color="auto"/>
      </w:divBdr>
      <w:divsChild>
        <w:div w:id="287710205">
          <w:marLeft w:val="0"/>
          <w:marRight w:val="0"/>
          <w:marTop w:val="0"/>
          <w:marBottom w:val="0"/>
          <w:divBdr>
            <w:top w:val="none" w:sz="0" w:space="0" w:color="auto"/>
            <w:left w:val="none" w:sz="0" w:space="0" w:color="auto"/>
            <w:bottom w:val="none" w:sz="0" w:space="0" w:color="auto"/>
            <w:right w:val="none" w:sz="0" w:space="0" w:color="auto"/>
          </w:divBdr>
        </w:div>
      </w:divsChild>
    </w:div>
    <w:div w:id="1384133812">
      <w:bodyDiv w:val="1"/>
      <w:marLeft w:val="0"/>
      <w:marRight w:val="0"/>
      <w:marTop w:val="0"/>
      <w:marBottom w:val="0"/>
      <w:divBdr>
        <w:top w:val="none" w:sz="0" w:space="0" w:color="auto"/>
        <w:left w:val="none" w:sz="0" w:space="0" w:color="auto"/>
        <w:bottom w:val="none" w:sz="0" w:space="0" w:color="auto"/>
        <w:right w:val="none" w:sz="0" w:space="0" w:color="auto"/>
      </w:divBdr>
    </w:div>
    <w:div w:id="1441298748">
      <w:bodyDiv w:val="1"/>
      <w:marLeft w:val="0"/>
      <w:marRight w:val="0"/>
      <w:marTop w:val="0"/>
      <w:marBottom w:val="0"/>
      <w:divBdr>
        <w:top w:val="none" w:sz="0" w:space="0" w:color="auto"/>
        <w:left w:val="none" w:sz="0" w:space="0" w:color="auto"/>
        <w:bottom w:val="none" w:sz="0" w:space="0" w:color="auto"/>
        <w:right w:val="none" w:sz="0" w:space="0" w:color="auto"/>
      </w:divBdr>
    </w:div>
    <w:div w:id="1452479003">
      <w:bodyDiv w:val="1"/>
      <w:marLeft w:val="0"/>
      <w:marRight w:val="0"/>
      <w:marTop w:val="0"/>
      <w:marBottom w:val="0"/>
      <w:divBdr>
        <w:top w:val="none" w:sz="0" w:space="0" w:color="auto"/>
        <w:left w:val="none" w:sz="0" w:space="0" w:color="auto"/>
        <w:bottom w:val="none" w:sz="0" w:space="0" w:color="auto"/>
        <w:right w:val="none" w:sz="0" w:space="0" w:color="auto"/>
      </w:divBdr>
      <w:divsChild>
        <w:div w:id="1842354807">
          <w:marLeft w:val="0"/>
          <w:marRight w:val="0"/>
          <w:marTop w:val="0"/>
          <w:marBottom w:val="0"/>
          <w:divBdr>
            <w:top w:val="none" w:sz="0" w:space="0" w:color="auto"/>
            <w:left w:val="none" w:sz="0" w:space="0" w:color="auto"/>
            <w:bottom w:val="none" w:sz="0" w:space="0" w:color="auto"/>
            <w:right w:val="none" w:sz="0" w:space="0" w:color="auto"/>
          </w:divBdr>
        </w:div>
      </w:divsChild>
    </w:div>
    <w:div w:id="1574074785">
      <w:bodyDiv w:val="1"/>
      <w:marLeft w:val="0"/>
      <w:marRight w:val="0"/>
      <w:marTop w:val="0"/>
      <w:marBottom w:val="0"/>
      <w:divBdr>
        <w:top w:val="none" w:sz="0" w:space="0" w:color="auto"/>
        <w:left w:val="none" w:sz="0" w:space="0" w:color="auto"/>
        <w:bottom w:val="none" w:sz="0" w:space="0" w:color="auto"/>
        <w:right w:val="none" w:sz="0" w:space="0" w:color="auto"/>
      </w:divBdr>
    </w:div>
    <w:div w:id="1844006826">
      <w:bodyDiv w:val="1"/>
      <w:marLeft w:val="0"/>
      <w:marRight w:val="0"/>
      <w:marTop w:val="0"/>
      <w:marBottom w:val="0"/>
      <w:divBdr>
        <w:top w:val="none" w:sz="0" w:space="0" w:color="auto"/>
        <w:left w:val="none" w:sz="0" w:space="0" w:color="auto"/>
        <w:bottom w:val="none" w:sz="0" w:space="0" w:color="auto"/>
        <w:right w:val="none" w:sz="0" w:space="0" w:color="auto"/>
      </w:divBdr>
    </w:div>
    <w:div w:id="2028098173">
      <w:bodyDiv w:val="1"/>
      <w:marLeft w:val="0"/>
      <w:marRight w:val="0"/>
      <w:marTop w:val="0"/>
      <w:marBottom w:val="0"/>
      <w:divBdr>
        <w:top w:val="none" w:sz="0" w:space="0" w:color="auto"/>
        <w:left w:val="none" w:sz="0" w:space="0" w:color="auto"/>
        <w:bottom w:val="none" w:sz="0" w:space="0" w:color="auto"/>
        <w:right w:val="none" w:sz="0" w:space="0" w:color="auto"/>
      </w:divBdr>
      <w:divsChild>
        <w:div w:id="1091781716">
          <w:marLeft w:val="0"/>
          <w:marRight w:val="0"/>
          <w:marTop w:val="0"/>
          <w:marBottom w:val="0"/>
          <w:divBdr>
            <w:top w:val="none" w:sz="0" w:space="0" w:color="auto"/>
            <w:left w:val="none" w:sz="0" w:space="0" w:color="auto"/>
            <w:bottom w:val="none" w:sz="0" w:space="0" w:color="auto"/>
            <w:right w:val="none" w:sz="0" w:space="0" w:color="auto"/>
          </w:divBdr>
        </w:div>
      </w:divsChild>
    </w:div>
    <w:div w:id="2058504307">
      <w:bodyDiv w:val="1"/>
      <w:marLeft w:val="0"/>
      <w:marRight w:val="0"/>
      <w:marTop w:val="0"/>
      <w:marBottom w:val="0"/>
      <w:divBdr>
        <w:top w:val="none" w:sz="0" w:space="0" w:color="auto"/>
        <w:left w:val="none" w:sz="0" w:space="0" w:color="auto"/>
        <w:bottom w:val="none" w:sz="0" w:space="0" w:color="auto"/>
        <w:right w:val="none" w:sz="0" w:space="0" w:color="auto"/>
      </w:divBdr>
      <w:divsChild>
        <w:div w:id="62259570">
          <w:marLeft w:val="0"/>
          <w:marRight w:val="0"/>
          <w:marTop w:val="0"/>
          <w:marBottom w:val="0"/>
          <w:divBdr>
            <w:top w:val="none" w:sz="0" w:space="0" w:color="auto"/>
            <w:left w:val="none" w:sz="0" w:space="0" w:color="auto"/>
            <w:bottom w:val="none" w:sz="0" w:space="0" w:color="auto"/>
            <w:right w:val="none" w:sz="0" w:space="0" w:color="auto"/>
          </w:divBdr>
        </w:div>
      </w:divsChild>
    </w:div>
    <w:div w:id="2141536901">
      <w:bodyDiv w:val="1"/>
      <w:marLeft w:val="0"/>
      <w:marRight w:val="0"/>
      <w:marTop w:val="0"/>
      <w:marBottom w:val="0"/>
      <w:divBdr>
        <w:top w:val="none" w:sz="0" w:space="0" w:color="auto"/>
        <w:left w:val="none" w:sz="0" w:space="0" w:color="auto"/>
        <w:bottom w:val="none" w:sz="0" w:space="0" w:color="auto"/>
        <w:right w:val="none" w:sz="0" w:space="0" w:color="auto"/>
      </w:divBdr>
      <w:divsChild>
        <w:div w:id="156458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s://doi.org/10.1016/j.neunet.2019.08.009" TargetMode="External" Id="rId26" /><Relationship Type="http://schemas.openxmlformats.org/officeDocument/2006/relationships/customXml" Target="../customXml/item3.xml" Id="rId3" /><Relationship Type="http://schemas.openxmlformats.org/officeDocument/2006/relationships/hyperlink" Target="https://towardsdatascience.com/understanding-the-3-most-common-loss-functions-for-machine-learning-regression-23e0ef3e14d3" TargetMode="Externa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medium.com/analytics-vidhya/the-epsilon-greedy-algorithm-for-reinforcement-learning-5fe6f96dc870" TargetMode="Externa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en.wikipedia.org/wiki/Q-learning" TargetMode="Externa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en.wikipedia.org/wiki/Q-learning" TargetMode="External" Id="rId24" /><Relationship Type="http://schemas.openxmlformats.org/officeDocument/2006/relationships/numbering" Target="numbering.xml" Id="rId5" /><Relationship Type="http://schemas.openxmlformats.org/officeDocument/2006/relationships/hyperlink" Target="https://datascience.stackexchange.com/questions/20535/what-is-experience-replay-and-what-are-its-benefits" TargetMode="External"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hyperlink" Target="https://towardsdatascience.com/deep-q-learning-tutorial-mindqn-2a4c855abffc"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emf" Id="rId14" /><Relationship Type="http://schemas.openxmlformats.org/officeDocument/2006/relationships/hyperlink" Target="https://machinelearningmastery.com/adam-optimization-algorithm-for-deep-learning" TargetMode="External" Id="rId22" /><Relationship Type="http://schemas.openxmlformats.org/officeDocument/2006/relationships/hyperlink" Target="https://keras.io/examples/rl/deep_q_network_breakout/" TargetMode="External" Id="rId27" /><Relationship Type="http://schemas.openxmlformats.org/officeDocument/2006/relationships/theme" Target="theme/theme1.xml" Id="rId30" /><Relationship Type="http://schemas.openxmlformats.org/officeDocument/2006/relationships/glossaryDocument" Target="glossary/document.xml" Id="Ra79c5318b29f43b2" /><Relationship Type="http://schemas.openxmlformats.org/officeDocument/2006/relationships/image" Target="/media/imagea.png" Id="R65e64664eac54006" /><Relationship Type="http://schemas.openxmlformats.org/officeDocument/2006/relationships/image" Target="/media/imageb.png" Id="R856b53e215e244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ddf3e6d-702d-4c27-b200-6a1f8cc65fda}"/>
      </w:docPartPr>
      <w:docPartBody>
        <w:p w14:paraId="7057959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27A1099B8E004291F3A27CD8B16989" ma:contentTypeVersion="13" ma:contentTypeDescription="Create a new document." ma:contentTypeScope="" ma:versionID="740e1ea6d993d554f4d3940433a11d6c">
  <xsd:schema xmlns:xsd="http://www.w3.org/2001/XMLSchema" xmlns:xs="http://www.w3.org/2001/XMLSchema" xmlns:p="http://schemas.microsoft.com/office/2006/metadata/properties" xmlns:ns3="90b2d56d-725a-4512-a59f-bd3d730ef7dd" xmlns:ns4="be09652e-6b65-4ba1-b02f-8d103a78f0e3" targetNamespace="http://schemas.microsoft.com/office/2006/metadata/properties" ma:root="true" ma:fieldsID="c3647600fb87a9933a1cea1b73ee2576" ns3:_="" ns4:_="">
    <xsd:import namespace="90b2d56d-725a-4512-a59f-bd3d730ef7dd"/>
    <xsd:import namespace="be09652e-6b65-4ba1-b02f-8d103a78f0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2d56d-725a-4512-a59f-bd3d730ef7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09652e-6b65-4ba1-b02f-8d103a78f0e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0b2d56d-725a-4512-a59f-bd3d730ef7dd" xsi:nil="true"/>
  </documentManagement>
</p:properties>
</file>

<file path=customXml/itemProps1.xml><?xml version="1.0" encoding="utf-8"?>
<ds:datastoreItem xmlns:ds="http://schemas.openxmlformats.org/officeDocument/2006/customXml" ds:itemID="{1CA35B25-37AB-4642-A7E6-1376F4E54C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2d56d-725a-4512-a59f-bd3d730ef7dd"/>
    <ds:schemaRef ds:uri="be09652e-6b65-4ba1-b02f-8d103a78f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03E7C5-F0A7-4501-965A-83CDD36753E1}">
  <ds:schemaRefs>
    <ds:schemaRef ds:uri="http://schemas.microsoft.com/sharepoint/v3/contenttype/forms"/>
  </ds:schemaRefs>
</ds:datastoreItem>
</file>

<file path=customXml/itemProps3.xml><?xml version="1.0" encoding="utf-8"?>
<ds:datastoreItem xmlns:ds="http://schemas.openxmlformats.org/officeDocument/2006/customXml" ds:itemID="{539653C6-D494-453B-9C64-6E419A42B06E}">
  <ds:schemaRefs>
    <ds:schemaRef ds:uri="http://schemas.openxmlformats.org/officeDocument/2006/bibliography"/>
  </ds:schemaRefs>
</ds:datastoreItem>
</file>

<file path=customXml/itemProps4.xml><?xml version="1.0" encoding="utf-8"?>
<ds:datastoreItem xmlns:ds="http://schemas.openxmlformats.org/officeDocument/2006/customXml" ds:itemID="{2DE602F2-18CB-4619-AEBE-9294B25CFEBA}">
  <ds:schemaRefs>
    <ds:schemaRef ds:uri="http://purl.org/dc/elements/1.1/"/>
    <ds:schemaRef ds:uri="http://schemas.microsoft.com/office/infopath/2007/PartnerControls"/>
    <ds:schemaRef ds:uri="http://schemas.microsoft.com/office/2006/metadata/properties"/>
    <ds:schemaRef ds:uri="http://purl.org/dc/dcmitype/"/>
    <ds:schemaRef ds:uri="http://schemas.microsoft.com/office/2006/documentManagement/types"/>
    <ds:schemaRef ds:uri="http://purl.org/dc/terms/"/>
    <ds:schemaRef ds:uri="be09652e-6b65-4ba1-b02f-8d103a78f0e3"/>
    <ds:schemaRef ds:uri="http://schemas.openxmlformats.org/package/2006/metadata/core-properties"/>
    <ds:schemaRef ds:uri="90b2d56d-725a-4512-a59f-bd3d730ef7dd"/>
    <ds:schemaRef ds:uri="http://www.w3.org/XML/1998/namespa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User</dc:creator>
  <keywords/>
  <dc:description/>
  <lastModifiedBy>Ektare, Mugdha</lastModifiedBy>
  <revision>1504</revision>
  <dcterms:created xsi:type="dcterms:W3CDTF">2023-03-24T02:57:00.0000000Z</dcterms:created>
  <dcterms:modified xsi:type="dcterms:W3CDTF">2023-04-12T07:02:35.6393285Z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0x0101003227A1099B8E004291F3A27CD8B16989</vt:lpwstr>
  </property>
</Properties>
</file>